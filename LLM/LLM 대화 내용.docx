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DA3E" w14:textId="77777777" w:rsidR="00A61BC1" w:rsidRPr="00A61BC1" w:rsidRDefault="00A61BC1" w:rsidP="00A61BC1">
      <w:pPr>
        <w:widowControl/>
        <w:shd w:val="clear" w:color="auto" w:fill="2C3E50"/>
        <w:wordWrap/>
        <w:autoSpaceDE/>
        <w:autoSpaceDN/>
        <w:spacing w:after="0"/>
        <w:textAlignment w:val="baseline"/>
        <w:rPr>
          <w:rFonts w:ascii="inherit" w:eastAsia="굴림" w:hAnsi="inherit" w:cs="굴림"/>
          <w:b/>
          <w:bCs/>
          <w:color w:val="A8C8E8"/>
          <w:kern w:val="0"/>
          <w:sz w:val="17"/>
          <w:szCs w:val="17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A8C8E8"/>
          <w:kern w:val="0"/>
          <w:sz w:val="17"/>
          <w:szCs w:val="17"/>
          <w14:ligatures w14:val="none"/>
        </w:rPr>
        <w:t>나</w:t>
      </w:r>
    </w:p>
    <w:p w14:paraId="3D9F5CCF" w14:textId="77777777" w:rsidR="00A61BC1" w:rsidRPr="00A61BC1" w:rsidRDefault="00A61BC1" w:rsidP="00A61BC1">
      <w:pPr>
        <w:widowControl/>
        <w:shd w:val="clear" w:color="auto" w:fill="2C3E50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너는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자동차공학을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설명하는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기계공학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전공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조교이다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.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내연기관차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하이브리드차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전기차의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전달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방식을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기계공학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관점에서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비교하여라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.</w:t>
      </w:r>
    </w:p>
    <w:p w14:paraId="25B83469" w14:textId="77777777" w:rsidR="00A61BC1" w:rsidRPr="00A61BC1" w:rsidRDefault="00A61BC1" w:rsidP="00A61BC1">
      <w:pPr>
        <w:widowControl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000000"/>
          <w:kern w:val="0"/>
          <w:sz w:val="24"/>
          <w14:ligatures w14:val="none"/>
        </w:rPr>
      </w:pPr>
      <w:r w:rsidRPr="00A61BC1">
        <w:rPr>
          <w:rFonts w:ascii="Apple Color Emoji" w:eastAsia="굴림" w:hAnsi="Apple Color Emoji" w:cs="Apple Color Emoji"/>
          <w:color w:val="000000"/>
          <w:kern w:val="0"/>
          <w:sz w:val="24"/>
          <w14:ligatures w14:val="none"/>
        </w:rPr>
        <w:t>📋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>복사</w:t>
      </w:r>
    </w:p>
    <w:p w14:paraId="26BF775D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b/>
          <w:bCs/>
          <w:color w:val="888888"/>
          <w:kern w:val="0"/>
          <w:sz w:val="17"/>
          <w:szCs w:val="17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888888"/>
          <w:kern w:val="0"/>
          <w:sz w:val="17"/>
          <w:szCs w:val="17"/>
          <w14:ligatures w14:val="none"/>
        </w:rPr>
        <w:t>AI</w:t>
      </w:r>
    </w:p>
    <w:p w14:paraId="1A52EEBF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안녕하세요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!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자동차공학의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핵심적인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부분에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대해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아주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좋은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질문을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해주셨네요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.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기계공학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전공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조교로서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자동차의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심장과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뼈대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즉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어떻게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바퀴까지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전달되는지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기계공학적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관점에서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명쾌하게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비교해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드릴게요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7A9DE58F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핵심은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**'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어떤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(Engine/Motor)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사용하느냐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'**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따라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**'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어떤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장치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(Transmission)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필요한가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'**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결정된다는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점입니다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167C866E" w14:textId="77777777" w:rsidR="00A61BC1" w:rsidRPr="00A61BC1" w:rsidRDefault="00823EA3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823EA3">
        <w:rPr>
          <w:rFonts w:ascii="inherit" w:eastAsia="굴림" w:hAnsi="inherit" w:cs="굴림"/>
          <w:noProof/>
          <w:color w:val="333333"/>
          <w:kern w:val="0"/>
          <w:sz w:val="20"/>
          <w:szCs w:val="20"/>
        </w:rPr>
        <w:pict w14:anchorId="4978E86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23DD798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1.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내연기관차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(ICEV: Internal Combustion Engine Vehicle) - "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기계공학의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집약체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"</w:t>
      </w:r>
    </w:p>
    <w:p w14:paraId="5984AD72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내연기관차는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우리가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오랫동안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봐온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익숙한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방식이죠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.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기계적으로는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구조를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가집니다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51FED657" w14:textId="77777777" w:rsidR="00A61BC1" w:rsidRPr="00A61BC1" w:rsidRDefault="00A61BC1" w:rsidP="00A61BC1">
      <w:pPr>
        <w:widowControl/>
        <w:numPr>
          <w:ilvl w:val="0"/>
          <w:numId w:val="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흐름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br/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엔진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변속기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구동축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(Drive Shaft) → 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차동기어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(Differential) → 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바퀴</w:t>
      </w:r>
    </w:p>
    <w:p w14:paraId="38719EF9" w14:textId="77777777" w:rsidR="00A61BC1" w:rsidRPr="00A61BC1" w:rsidRDefault="00A61BC1" w:rsidP="00A61BC1">
      <w:pPr>
        <w:widowControl/>
        <w:numPr>
          <w:ilvl w:val="0"/>
          <w:numId w:val="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기계공학적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특징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79EC885A" w14:textId="77777777" w:rsidR="00A61BC1" w:rsidRPr="00A61BC1" w:rsidRDefault="00A61BC1" w:rsidP="00A61BC1">
      <w:pPr>
        <w:widowControl/>
        <w:numPr>
          <w:ilvl w:val="1"/>
          <w:numId w:val="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동력원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엔진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(Engine)</w:t>
      </w:r>
    </w:p>
    <w:p w14:paraId="0237D2FE" w14:textId="77777777" w:rsidR="00A61BC1" w:rsidRPr="00A61BC1" w:rsidRDefault="00A61BC1" w:rsidP="00A61BC1">
      <w:pPr>
        <w:widowControl/>
        <w:numPr>
          <w:ilvl w:val="2"/>
          <w:numId w:val="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연료를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폭발시켜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피스톤의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왕복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운동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크랭크축의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회전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운동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바꿉니다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32A61C23" w14:textId="77777777" w:rsidR="00A61BC1" w:rsidRPr="00A61BC1" w:rsidRDefault="00A61BC1" w:rsidP="00A61BC1">
      <w:pPr>
        <w:widowControl/>
        <w:numPr>
          <w:ilvl w:val="2"/>
          <w:numId w:val="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치명적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단점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특정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회전수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(RPM)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구간에서만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최대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있습니다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.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저속에서는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힘이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약하고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너무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높은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회전수에서는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떨어지죠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29923798" w14:textId="77777777" w:rsidR="00A61BC1" w:rsidRPr="00A61BC1" w:rsidRDefault="00A61BC1" w:rsidP="00A61BC1">
      <w:pPr>
        <w:widowControl/>
        <w:numPr>
          <w:ilvl w:val="1"/>
          <w:numId w:val="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핵심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부품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다단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변속기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(Multi-speed Transmission)</w:t>
      </w:r>
    </w:p>
    <w:p w14:paraId="696B9AA2" w14:textId="77777777" w:rsidR="00A61BC1" w:rsidRPr="00A61BC1" w:rsidRDefault="00A61BC1" w:rsidP="00A61BC1">
      <w:pPr>
        <w:widowControl/>
        <w:numPr>
          <w:ilvl w:val="2"/>
          <w:numId w:val="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위의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단점을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보완하기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위해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반드시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필요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합니다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60181F94" w14:textId="77777777" w:rsidR="00A61BC1" w:rsidRPr="00A61BC1" w:rsidRDefault="00A61BC1" w:rsidP="00A61BC1">
      <w:pPr>
        <w:widowControl/>
        <w:numPr>
          <w:ilvl w:val="2"/>
          <w:numId w:val="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마치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자전거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기어처럼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자동차의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속도에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맞춰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여러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기어비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바꿔줍니다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18804BBB" w14:textId="77777777" w:rsidR="00A61BC1" w:rsidRPr="00A61BC1" w:rsidRDefault="00A61BC1" w:rsidP="00A61BC1">
      <w:pPr>
        <w:widowControl/>
        <w:numPr>
          <w:ilvl w:val="2"/>
          <w:numId w:val="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저속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출발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시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사용해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속도는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낮추고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증폭시켜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차를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움직입니다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0CE60C0B" w14:textId="77777777" w:rsidR="00A61BC1" w:rsidRPr="00A61BC1" w:rsidRDefault="00A61BC1" w:rsidP="00A61BC1">
      <w:pPr>
        <w:widowControl/>
        <w:numPr>
          <w:ilvl w:val="2"/>
          <w:numId w:val="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고속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주행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시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작은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사용해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회전수는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낮게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유지하면서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바퀴를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빠르게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굴려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연비를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높입니다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7068C3EE" w14:textId="77777777" w:rsidR="00A61BC1" w:rsidRPr="00A61BC1" w:rsidRDefault="00A61BC1" w:rsidP="00A61BC1">
      <w:pPr>
        <w:widowControl/>
        <w:numPr>
          <w:ilvl w:val="2"/>
          <w:numId w:val="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기어들의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조합이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기계공학의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정수라고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있습니다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7E317BAA" w14:textId="77777777" w:rsidR="00A61BC1" w:rsidRPr="00A61BC1" w:rsidRDefault="00823EA3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823EA3">
        <w:rPr>
          <w:rFonts w:ascii="inherit" w:eastAsia="굴림" w:hAnsi="inherit" w:cs="굴림"/>
          <w:noProof/>
          <w:color w:val="333333"/>
          <w:kern w:val="0"/>
          <w:sz w:val="20"/>
          <w:szCs w:val="20"/>
        </w:rPr>
        <w:pict w14:anchorId="7C7FA0F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B6232DA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2.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전기차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(EV: Electric Vehicle) - "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단순함의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미학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"</w:t>
      </w:r>
    </w:p>
    <w:p w14:paraId="1145A60C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전기차는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내연기관차에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비해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기계적으로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매우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단순한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구조를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가집니다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37FFCD76" w14:textId="77777777" w:rsidR="00A61BC1" w:rsidRPr="00A61BC1" w:rsidRDefault="00A61BC1" w:rsidP="00A61BC1">
      <w:pPr>
        <w:widowControl/>
        <w:numPr>
          <w:ilvl w:val="0"/>
          <w:numId w:val="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흐름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br/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배터리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인버터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전기모터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감속기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차동기어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바퀴</w:t>
      </w:r>
    </w:p>
    <w:p w14:paraId="6B79FD0F" w14:textId="77777777" w:rsidR="00A61BC1" w:rsidRPr="00A61BC1" w:rsidRDefault="00A61BC1" w:rsidP="00A61BC1">
      <w:pPr>
        <w:widowControl/>
        <w:numPr>
          <w:ilvl w:val="0"/>
          <w:numId w:val="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기계공학적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특징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41EE1672" w14:textId="77777777" w:rsidR="00A61BC1" w:rsidRPr="00A61BC1" w:rsidRDefault="00A61BC1" w:rsidP="00A61BC1">
      <w:pPr>
        <w:widowControl/>
        <w:numPr>
          <w:ilvl w:val="1"/>
          <w:numId w:val="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동력원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전기모터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(Electric Motor)</w:t>
      </w:r>
    </w:p>
    <w:p w14:paraId="65DFDFC4" w14:textId="77777777" w:rsidR="00A61BC1" w:rsidRPr="00A61BC1" w:rsidRDefault="00A61BC1" w:rsidP="00A61BC1">
      <w:pPr>
        <w:widowControl/>
        <w:numPr>
          <w:ilvl w:val="2"/>
          <w:numId w:val="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에너지를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곧바로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회전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운동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만듭니다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.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왕복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운동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과정이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없어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진동과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소음이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적습니다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58983F90" w14:textId="77777777" w:rsidR="00A61BC1" w:rsidRPr="00A61BC1" w:rsidRDefault="00A61BC1" w:rsidP="00A61BC1">
      <w:pPr>
        <w:widowControl/>
        <w:numPr>
          <w:ilvl w:val="2"/>
          <w:numId w:val="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결정적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장점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**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정지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상태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(0 RPM)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에서부터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최대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)**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있고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매우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넓은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RPM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구간에서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높은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유지합니다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63CB5D96" w14:textId="77777777" w:rsidR="00A61BC1" w:rsidRPr="00A61BC1" w:rsidRDefault="00A61BC1" w:rsidP="00A61BC1">
      <w:pPr>
        <w:widowControl/>
        <w:numPr>
          <w:ilvl w:val="1"/>
          <w:numId w:val="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핵심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부품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감속기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(Reducer)</w:t>
      </w:r>
    </w:p>
    <w:p w14:paraId="0BD24160" w14:textId="77777777" w:rsidR="00A61BC1" w:rsidRPr="00A61BC1" w:rsidRDefault="00A61BC1" w:rsidP="00A61BC1">
      <w:pPr>
        <w:widowControl/>
        <w:numPr>
          <w:ilvl w:val="2"/>
          <w:numId w:val="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덕분에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내연기관차의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다단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변속기가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필요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없습니다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</w:p>
    <w:p w14:paraId="1C22B959" w14:textId="77777777" w:rsidR="00A61BC1" w:rsidRPr="00A61BC1" w:rsidRDefault="00A61BC1" w:rsidP="00A61BC1">
      <w:pPr>
        <w:widowControl/>
        <w:numPr>
          <w:ilvl w:val="2"/>
          <w:numId w:val="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엔진보다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훨씬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빠르게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(10,000 RPM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이상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하기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때문에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바퀴에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적합한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속도로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낮춰주고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높여주는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단일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기어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감속기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있으면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충분합니다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7B2D4B05" w14:textId="77777777" w:rsidR="00A61BC1" w:rsidRPr="00A61BC1" w:rsidRDefault="00A61BC1" w:rsidP="00A61BC1">
      <w:pPr>
        <w:widowControl/>
        <w:numPr>
          <w:ilvl w:val="2"/>
          <w:numId w:val="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lastRenderedPageBreak/>
        <w:t>수십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개의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맞물리는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대신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하나의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기어비만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감속기를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사용하므로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부품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수가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획기적으로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줄고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손실도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적습니다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13A3E7CB" w14:textId="77777777" w:rsidR="00A61BC1" w:rsidRPr="00A61BC1" w:rsidRDefault="00823EA3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823EA3">
        <w:rPr>
          <w:rFonts w:ascii="inherit" w:eastAsia="굴림" w:hAnsi="inherit" w:cs="굴림"/>
          <w:noProof/>
          <w:color w:val="333333"/>
          <w:kern w:val="0"/>
          <w:sz w:val="20"/>
          <w:szCs w:val="20"/>
        </w:rPr>
        <w:pict w14:anchorId="32B2254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2001CA8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3.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하이브리드차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(HEV: Hybrid Electric Vehicle) - "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두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세계의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결합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"</w:t>
      </w:r>
    </w:p>
    <w:p w14:paraId="29581E91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하이브리드는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내연기관과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전기차의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특징을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복잡하고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독창적인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구조입니다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349969BB" w14:textId="77777777" w:rsidR="00A61BC1" w:rsidRPr="00A61BC1" w:rsidRDefault="00A61BC1" w:rsidP="00A61BC1">
      <w:pPr>
        <w:widowControl/>
        <w:numPr>
          <w:ilvl w:val="0"/>
          <w:numId w:val="3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흐름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br/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엔진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A61BC1">
        <w:rPr>
          <w:rFonts w:ascii="Apple Color Emoji" w:eastAsia="굴림체" w:hAnsi="Apple Color Emoji" w:cs="Apple Color Emoji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br/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모터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 (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배터리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A61BC1">
        <w:rPr>
          <w:rFonts w:ascii="Apple Color Emoji" w:eastAsia="굴림체" w:hAnsi="Apple Color Emoji" w:cs="Apple Color Emoji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↗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→ 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동력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분기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장치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 / 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변속기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→ 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구동축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차동기어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바퀴</w:t>
      </w:r>
    </w:p>
    <w:p w14:paraId="7C7A0897" w14:textId="77777777" w:rsidR="00A61BC1" w:rsidRPr="00A61BC1" w:rsidRDefault="00A61BC1" w:rsidP="00A61BC1">
      <w:pPr>
        <w:widowControl/>
        <w:numPr>
          <w:ilvl w:val="0"/>
          <w:numId w:val="3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기계공학적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특징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70A88B01" w14:textId="77777777" w:rsidR="00A61BC1" w:rsidRPr="00A61BC1" w:rsidRDefault="00A61BC1" w:rsidP="00A61BC1">
      <w:pPr>
        <w:widowControl/>
        <w:numPr>
          <w:ilvl w:val="1"/>
          <w:numId w:val="3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동력원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엔진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+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전기모터</w:t>
      </w:r>
    </w:p>
    <w:p w14:paraId="0CE992D6" w14:textId="77777777" w:rsidR="00A61BC1" w:rsidRPr="00A61BC1" w:rsidRDefault="00A61BC1" w:rsidP="00A61BC1">
      <w:pPr>
        <w:widowControl/>
        <w:numPr>
          <w:ilvl w:val="2"/>
          <w:numId w:val="3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개의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심장을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셈이죠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.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상황에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따라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혹은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함께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사용합니다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77B2DDC0" w14:textId="77777777" w:rsidR="00A61BC1" w:rsidRPr="00A61BC1" w:rsidRDefault="00A61BC1" w:rsidP="00A61BC1">
      <w:pPr>
        <w:widowControl/>
        <w:numPr>
          <w:ilvl w:val="1"/>
          <w:numId w:val="3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핵심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부품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분기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장치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(Power Split Device)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또는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특수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변속기</w:t>
      </w:r>
    </w:p>
    <w:p w14:paraId="23F20FEE" w14:textId="77777777" w:rsidR="00A61BC1" w:rsidRPr="00A61BC1" w:rsidRDefault="00A61BC1" w:rsidP="00A61BC1">
      <w:pPr>
        <w:widowControl/>
        <w:numPr>
          <w:ilvl w:val="2"/>
          <w:numId w:val="3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이것이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하이브리드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기술의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핵심입니다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1859D6A2" w14:textId="77777777" w:rsidR="00A61BC1" w:rsidRPr="00A61BC1" w:rsidRDefault="00A61BC1" w:rsidP="00A61BC1">
      <w:pPr>
        <w:widowControl/>
        <w:numPr>
          <w:ilvl w:val="2"/>
          <w:numId w:val="3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힘과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힘을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매끄럽게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합치거나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나누는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역할을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합니다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498BCF08" w14:textId="77777777" w:rsidR="00A61BC1" w:rsidRPr="00A61BC1" w:rsidRDefault="00A61BC1" w:rsidP="00A61BC1">
      <w:pPr>
        <w:widowControl/>
        <w:numPr>
          <w:ilvl w:val="2"/>
          <w:numId w:val="3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예를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들어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저속에서는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사용해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전기차처럼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움직이고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고속에서는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사용하며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급가속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시에는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힘을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바퀴에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전달합니다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13923901" w14:textId="77777777" w:rsidR="00A61BC1" w:rsidRPr="00A61BC1" w:rsidRDefault="00A61BC1" w:rsidP="00A61BC1">
      <w:pPr>
        <w:widowControl/>
        <w:numPr>
          <w:ilvl w:val="2"/>
          <w:numId w:val="3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과정에서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효율적인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RPM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에서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작동하도록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보조해주기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때문에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연비가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향상됩니다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6BA19FB2" w14:textId="77777777" w:rsidR="00A61BC1" w:rsidRPr="00A61BC1" w:rsidRDefault="00A61BC1" w:rsidP="00A61BC1">
      <w:pPr>
        <w:widowControl/>
        <w:numPr>
          <w:ilvl w:val="2"/>
          <w:numId w:val="3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구조적으로는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유성기어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세트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(Planetary Gear Set)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이용한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e-CVT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등이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대표적이며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기계적으로는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방식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중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복잡하다고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있습니다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327862AE" w14:textId="77777777" w:rsidR="00A61BC1" w:rsidRPr="00A61BC1" w:rsidRDefault="00823EA3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823EA3">
        <w:rPr>
          <w:rFonts w:ascii="inherit" w:eastAsia="굴림" w:hAnsi="inherit" w:cs="굴림"/>
          <w:noProof/>
          <w:color w:val="333333"/>
          <w:kern w:val="0"/>
          <w:sz w:val="20"/>
          <w:szCs w:val="20"/>
        </w:rPr>
        <w:pict w14:anchorId="4200D34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F6E8028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한눈에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비교하기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2003"/>
        <w:gridCol w:w="2806"/>
        <w:gridCol w:w="2775"/>
      </w:tblGrid>
      <w:tr w:rsidR="00A61BC1" w:rsidRPr="00A61BC1" w14:paraId="24F27CB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375B4B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B62124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내연기관차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 xml:space="preserve"> (ICEV)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223432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하이브리드차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 xml:space="preserve"> (HEV)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39655D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전기차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 xml:space="preserve"> (EV)</w:t>
            </w:r>
          </w:p>
        </w:tc>
      </w:tr>
      <w:tr w:rsidR="00A61BC1" w:rsidRPr="00A61BC1" w14:paraId="07D44C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A79A2E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핵심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동력원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D28971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엔진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EF6666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엔진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+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모터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3859A8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모터</w:t>
            </w:r>
          </w:p>
        </w:tc>
      </w:tr>
      <w:tr w:rsidR="00A61BC1" w:rsidRPr="00A61BC1" w14:paraId="5DC7DF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8AE610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변속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장치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A8F045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다단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변속기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(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복잡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1655AA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동력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분기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장치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/e-CVT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 (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매우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복잡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E1495B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단일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기어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감속기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 (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단순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)</w:t>
            </w:r>
          </w:p>
        </w:tc>
      </w:tr>
      <w:tr w:rsidR="00A61BC1" w:rsidRPr="00A61BC1" w14:paraId="221A54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D361B7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기계적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복잡도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589E38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높음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BAA408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가장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높음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33B101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낮음</w:t>
            </w:r>
          </w:p>
        </w:tc>
      </w:tr>
      <w:tr w:rsidR="00A61BC1" w:rsidRPr="00A61BC1" w14:paraId="574ACC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3B881C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기계공학적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장점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E19354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검증된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기술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,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높은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출력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DDF2B3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엔진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효율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극대화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,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연비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향상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B4C086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부품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수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감소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,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빠른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응답성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,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적은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동력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손실</w:t>
            </w:r>
          </w:p>
        </w:tc>
      </w:tr>
      <w:tr w:rsidR="00A61BC1" w:rsidRPr="00A61BC1" w14:paraId="771E26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93C241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기계공학적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단점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903891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복잡한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구조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,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동력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손실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D6DD62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두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시스템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결합으로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인한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복잡성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,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무게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증가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F7AFBF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고속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주행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시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효율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감소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가능성</w:t>
            </w:r>
          </w:p>
        </w:tc>
      </w:tr>
    </w:tbl>
    <w:p w14:paraId="5ABBB138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결론</w:t>
      </w:r>
    </w:p>
    <w:p w14:paraId="6D8A91ED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정리하자면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방식의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차이는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결국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엔진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이냐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'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모터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하는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근본적인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동력원의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차이에서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비롯됩니다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780D101B" w14:textId="77777777" w:rsidR="00A61BC1" w:rsidRPr="00A61BC1" w:rsidRDefault="00A61BC1" w:rsidP="00A61BC1">
      <w:pPr>
        <w:widowControl/>
        <w:numPr>
          <w:ilvl w:val="0"/>
          <w:numId w:val="4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내연기관차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까다로운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달래기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위해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다단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라는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해결책을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찾았습니다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282FC1F0" w14:textId="77777777" w:rsidR="00A61BC1" w:rsidRPr="00A61BC1" w:rsidRDefault="00A61BC1" w:rsidP="00A61BC1">
      <w:pPr>
        <w:widowControl/>
        <w:numPr>
          <w:ilvl w:val="0"/>
          <w:numId w:val="4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전기차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만능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재주꾼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'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덕분에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단순한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감속기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만으로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상황을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해결할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있게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되었죠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4B2FDDD7" w14:textId="77777777" w:rsidR="00A61BC1" w:rsidRPr="00A61BC1" w:rsidRDefault="00A61BC1" w:rsidP="00A61BC1">
      <w:pPr>
        <w:widowControl/>
        <w:numPr>
          <w:ilvl w:val="0"/>
          <w:numId w:val="4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하이브리드차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동력원의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장점만을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취하기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위해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장치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둘을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중재하는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방식을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택했습니다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065E7027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정말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훌륭한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질문이었어요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.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개념을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이해하는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것은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미래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자동차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기술의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방향을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예측하는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도움이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겁니다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.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궁금한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점이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생기면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언제든지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물어보세요</w:t>
      </w:r>
    </w:p>
    <w:p w14:paraId="700142FC" w14:textId="77777777" w:rsidR="00A61BC1" w:rsidRPr="00A61BC1" w:rsidRDefault="00A61BC1" w:rsidP="00A61BC1">
      <w:pPr>
        <w:widowControl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000000"/>
          <w:kern w:val="0"/>
          <w:sz w:val="24"/>
          <w14:ligatures w14:val="none"/>
        </w:rPr>
      </w:pPr>
      <w:r w:rsidRPr="00A61BC1">
        <w:rPr>
          <w:rFonts w:ascii="Apple Color Emoji" w:eastAsia="굴림" w:hAnsi="Apple Color Emoji" w:cs="Apple Color Emoji"/>
          <w:color w:val="000000"/>
          <w:kern w:val="0"/>
          <w:sz w:val="24"/>
          <w14:ligatures w14:val="none"/>
        </w:rPr>
        <w:lastRenderedPageBreak/>
        <w:t>📋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>복사</w:t>
      </w:r>
    </w:p>
    <w:p w14:paraId="7B73ADF0" w14:textId="77777777" w:rsidR="00A61BC1" w:rsidRPr="00A61BC1" w:rsidRDefault="00A61BC1" w:rsidP="00A61BC1">
      <w:pPr>
        <w:widowControl/>
        <w:shd w:val="clear" w:color="auto" w:fill="2C3E50"/>
        <w:wordWrap/>
        <w:autoSpaceDE/>
        <w:autoSpaceDN/>
        <w:spacing w:after="0"/>
        <w:textAlignment w:val="baseline"/>
        <w:rPr>
          <w:rFonts w:ascii="inherit" w:eastAsia="굴림" w:hAnsi="inherit" w:cs="굴림"/>
          <w:b/>
          <w:bCs/>
          <w:color w:val="A8C8E8"/>
          <w:kern w:val="0"/>
          <w:sz w:val="17"/>
          <w:szCs w:val="17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A8C8E8"/>
          <w:kern w:val="0"/>
          <w:sz w:val="17"/>
          <w:szCs w:val="17"/>
          <w14:ligatures w14:val="none"/>
        </w:rPr>
        <w:t>나</w:t>
      </w:r>
    </w:p>
    <w:p w14:paraId="1FE4BBB6" w14:textId="77777777" w:rsidR="00A61BC1" w:rsidRPr="00A61BC1" w:rsidRDefault="00A61BC1" w:rsidP="00A61BC1">
      <w:pPr>
        <w:widowControl/>
        <w:shd w:val="clear" w:color="auto" w:fill="2C3E50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너는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자동차공학을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설명하는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기계공학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전공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조교이다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.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내연기관차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하이브리드차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전기차의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전달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방식을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기계공학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관점에서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비교하여라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.</w:t>
      </w:r>
    </w:p>
    <w:p w14:paraId="250201C5" w14:textId="77777777" w:rsidR="00A61BC1" w:rsidRPr="00A61BC1" w:rsidRDefault="00A61BC1" w:rsidP="00A61BC1">
      <w:pPr>
        <w:widowControl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000000"/>
          <w:kern w:val="0"/>
          <w:sz w:val="24"/>
          <w14:ligatures w14:val="none"/>
        </w:rPr>
      </w:pPr>
      <w:r w:rsidRPr="00A61BC1">
        <w:rPr>
          <w:rFonts w:ascii="Apple Color Emoji" w:eastAsia="굴림" w:hAnsi="Apple Color Emoji" w:cs="Apple Color Emoji"/>
          <w:color w:val="000000"/>
          <w:kern w:val="0"/>
          <w:sz w:val="24"/>
          <w14:ligatures w14:val="none"/>
        </w:rPr>
        <w:t>📋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>복사</w:t>
      </w:r>
    </w:p>
    <w:p w14:paraId="590AB570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b/>
          <w:bCs/>
          <w:color w:val="888888"/>
          <w:kern w:val="0"/>
          <w:sz w:val="17"/>
          <w:szCs w:val="17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888888"/>
          <w:kern w:val="0"/>
          <w:sz w:val="17"/>
          <w:szCs w:val="17"/>
          <w14:ligatures w14:val="none"/>
        </w:rPr>
        <w:t>AI</w:t>
      </w:r>
    </w:p>
    <w:p w14:paraId="0ADF5F7C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0"/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  <w:t>자동차</w:t>
      </w:r>
      <w:r w:rsidRPr="00A61BC1"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  <w:t>동력</w:t>
      </w:r>
      <w:r w:rsidRPr="00A61BC1"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  <w:t>전달</w:t>
      </w:r>
      <w:r w:rsidRPr="00A61BC1"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  <w:t>방식</w:t>
      </w:r>
      <w:r w:rsidRPr="00A61BC1"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  <w:t>비교</w:t>
      </w:r>
      <w:r w:rsidRPr="00A61BC1"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  <w:t xml:space="preserve"> (</w:t>
      </w:r>
      <w:r w:rsidRPr="00A61BC1"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  <w:t>기계공학</w:t>
      </w:r>
      <w:r w:rsidRPr="00A61BC1"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  <w:t>관점</w:t>
      </w:r>
      <w:r w:rsidRPr="00A61BC1">
        <w:rPr>
          <w:rFonts w:ascii="inherit" w:eastAsia="굴림" w:hAnsi="inherit" w:cs="굴림"/>
          <w:b/>
          <w:bCs/>
          <w:color w:val="333333"/>
          <w:kern w:val="36"/>
          <w:sz w:val="21"/>
          <w:szCs w:val="21"/>
          <w14:ligatures w14:val="none"/>
        </w:rPr>
        <w:t>)</w:t>
      </w:r>
    </w:p>
    <w:p w14:paraId="365ECAB3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안녕하세요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!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자동차공학의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핵심을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다루는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좋은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질문입니다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.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기계공학적으로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자동차의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메커니즘을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체계적으로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비교해드리겠습니다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6D9306C6" w14:textId="77777777" w:rsidR="00A61BC1" w:rsidRPr="00A61BC1" w:rsidRDefault="00823EA3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823EA3">
        <w:rPr>
          <w:rFonts w:ascii="inherit" w:eastAsia="굴림" w:hAnsi="inherit" w:cs="굴림"/>
          <w:noProof/>
          <w:color w:val="333333"/>
          <w:kern w:val="0"/>
          <w:sz w:val="20"/>
          <w:szCs w:val="20"/>
        </w:rPr>
        <w:pict w14:anchorId="5AB00EE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C77BA4A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핵심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원리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: "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동력원의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특성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→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변속장치의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필요성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결정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"</w:t>
      </w:r>
    </w:p>
    <w:p w14:paraId="583272FC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방식의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차이는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동력원이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어떤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특성을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가지는가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에서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비롯됩니다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2272200A" w14:textId="77777777" w:rsidR="00A61BC1" w:rsidRPr="00A61BC1" w:rsidRDefault="00823EA3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823EA3">
        <w:rPr>
          <w:rFonts w:ascii="inherit" w:eastAsia="굴림" w:hAnsi="inherit" w:cs="굴림"/>
          <w:noProof/>
          <w:color w:val="333333"/>
          <w:kern w:val="0"/>
          <w:sz w:val="20"/>
          <w:szCs w:val="20"/>
        </w:rPr>
        <w:pict w14:anchorId="0033AD9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43E817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1️</w:t>
      </w:r>
      <w:r w:rsidRPr="00A61BC1">
        <w:rPr>
          <w:rFonts w:ascii="Segoe UI Symbol" w:eastAsia="굴림" w:hAnsi="Segoe UI Symbol" w:cs="Segoe UI Symbol"/>
          <w:b/>
          <w:bCs/>
          <w:color w:val="333333"/>
          <w:kern w:val="0"/>
          <w:sz w:val="21"/>
          <w:szCs w:val="21"/>
          <w14:ligatures w14:val="none"/>
        </w:rPr>
        <w:t>⃣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내연기관차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(ICEV)</w:t>
      </w:r>
    </w:p>
    <w:p w14:paraId="3B2B86A2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동력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흐름도</w:t>
      </w:r>
    </w:p>
    <w:p w14:paraId="0FD8CB3F" w14:textId="77777777" w:rsidR="00A61BC1" w:rsidRPr="00A61BC1" w:rsidRDefault="00A61BC1" w:rsidP="00A61BC1">
      <w:pPr>
        <w:widowControl/>
        <w:shd w:val="clear" w:color="auto" w:fill="2D2D2D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</w:pP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:bdr w:val="none" w:sz="0" w:space="0" w:color="auto" w:frame="1"/>
          <w14:ligatures w14:val="none"/>
        </w:rPr>
        <w:t>code</w:t>
      </w:r>
      <w:r w:rsidRPr="00A61BC1">
        <w:rPr>
          <w:rFonts w:ascii="Apple Color Emoji" w:eastAsia="굴림" w:hAnsi="Apple Color Emoji" w:cs="Apple Color Emoji"/>
          <w:color w:val="AAAAAA"/>
          <w:kern w:val="0"/>
          <w:sz w:val="17"/>
          <w:szCs w:val="17"/>
          <w14:ligatures w14:val="none"/>
        </w:rPr>
        <w:t>📋</w:t>
      </w: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  <w:t>복사</w:t>
      </w:r>
    </w:p>
    <w:p w14:paraId="0AF9F3ED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18"/>
          <w:szCs w:val="18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엔진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(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피스톤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왕복운동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) 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크랭크축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(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회전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) 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다단변속기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구동축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차동기어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바퀴</w:t>
      </w:r>
    </w:p>
    <w:p w14:paraId="320F7BE1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기계공학적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특징</w:t>
      </w:r>
    </w:p>
    <w:p w14:paraId="171023BC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동력원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내연기관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엔진</w:t>
      </w:r>
    </w:p>
    <w:p w14:paraId="6137913A" w14:textId="77777777" w:rsidR="00A61BC1" w:rsidRPr="00A61BC1" w:rsidRDefault="00A61BC1" w:rsidP="00A61BC1">
      <w:pPr>
        <w:widowControl/>
        <w:numPr>
          <w:ilvl w:val="0"/>
          <w:numId w:val="5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연료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폭발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피스톤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왕복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크랭크축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변환</w:t>
      </w:r>
    </w:p>
    <w:p w14:paraId="2BCB452C" w14:textId="77777777" w:rsidR="00A61BC1" w:rsidRPr="00A61BC1" w:rsidRDefault="00A61BC1" w:rsidP="00A61BC1">
      <w:pPr>
        <w:widowControl/>
        <w:numPr>
          <w:ilvl w:val="0"/>
          <w:numId w:val="5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치명적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한계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특정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RPM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구간에서만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최대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발휘</w:t>
      </w:r>
    </w:p>
    <w:p w14:paraId="3029806D" w14:textId="77777777" w:rsidR="00A61BC1" w:rsidRPr="00A61BC1" w:rsidRDefault="00A61BC1" w:rsidP="00A61BC1">
      <w:pPr>
        <w:widowControl/>
        <w:numPr>
          <w:ilvl w:val="1"/>
          <w:numId w:val="5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저속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(0~2000 RPM):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약함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출발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어려움</w:t>
      </w:r>
    </w:p>
    <w:p w14:paraId="4330AE76" w14:textId="77777777" w:rsidR="00A61BC1" w:rsidRPr="00A61BC1" w:rsidRDefault="00A61BC1" w:rsidP="00A61BC1">
      <w:pPr>
        <w:widowControl/>
        <w:numPr>
          <w:ilvl w:val="1"/>
          <w:numId w:val="5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최적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(3000~5000 RPM):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최대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</w:p>
    <w:p w14:paraId="3DA1CF0B" w14:textId="77777777" w:rsidR="00A61BC1" w:rsidRPr="00A61BC1" w:rsidRDefault="00A61BC1" w:rsidP="00A61BC1">
      <w:pPr>
        <w:widowControl/>
        <w:numPr>
          <w:ilvl w:val="1"/>
          <w:numId w:val="5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고속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(6000+ RPM):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급격히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저하</w:t>
      </w:r>
    </w:p>
    <w:p w14:paraId="03909B3D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필수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부품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다단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변속기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(Manual/Automatic)</w:t>
      </w:r>
    </w:p>
    <w:p w14:paraId="5DA01626" w14:textId="77777777" w:rsidR="00A61BC1" w:rsidRPr="00A61BC1" w:rsidRDefault="00A61BC1" w:rsidP="00A61BC1">
      <w:pPr>
        <w:widowControl/>
        <w:numPr>
          <w:ilvl w:val="0"/>
          <w:numId w:val="6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단점을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보완하기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위해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반드시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필요</w:t>
      </w:r>
    </w:p>
    <w:p w14:paraId="617EA956" w14:textId="77777777" w:rsidR="00A61BC1" w:rsidRPr="00A61BC1" w:rsidRDefault="00A61BC1" w:rsidP="00A61BC1">
      <w:pPr>
        <w:widowControl/>
        <w:numPr>
          <w:ilvl w:val="0"/>
          <w:numId w:val="6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기어비를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변경하여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항상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구간에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유지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1080"/>
        <w:gridCol w:w="801"/>
        <w:gridCol w:w="2671"/>
      </w:tblGrid>
      <w:tr w:rsidR="00A61BC1" w:rsidRPr="00A61BC1" w14:paraId="20B7FC0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3339E8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jc w:val="center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기어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41682C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jc w:val="center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용도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465998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jc w:val="center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기어비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E7EE91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jc w:val="center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효과</w:t>
            </w:r>
          </w:p>
        </w:tc>
      </w:tr>
      <w:tr w:rsidR="00A61BC1" w:rsidRPr="00A61BC1" w14:paraId="641630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4D7496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1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7E6D9E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저속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출발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40190C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3.5~4.0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0DA23F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회전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↓,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토크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↑ (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힘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증폭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)</w:t>
            </w:r>
          </w:p>
        </w:tc>
      </w:tr>
      <w:tr w:rsidR="00A61BC1" w:rsidRPr="00A61BC1" w14:paraId="06C4CC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467153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3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766814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중속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주행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838276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1.5~2.0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30AF61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균형</w:t>
            </w:r>
          </w:p>
        </w:tc>
      </w:tr>
      <w:tr w:rsidR="00A61BC1" w:rsidRPr="00A61BC1" w14:paraId="47E874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F15632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5~8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849CD3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고속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주행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810A45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0.7~0.9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73B4B5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회전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↑,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토크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↓ (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연비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향상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)</w:t>
            </w:r>
          </w:p>
        </w:tc>
      </w:tr>
    </w:tbl>
    <w:p w14:paraId="3BB9C68F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부품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약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1,000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변속기만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해도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200~300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</w:p>
    <w:p w14:paraId="610324A1" w14:textId="77777777" w:rsidR="00A61BC1" w:rsidRPr="00A61BC1" w:rsidRDefault="00823EA3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823EA3">
        <w:rPr>
          <w:rFonts w:ascii="inherit" w:eastAsia="굴림" w:hAnsi="inherit" w:cs="굴림"/>
          <w:noProof/>
          <w:color w:val="333333"/>
          <w:kern w:val="0"/>
          <w:sz w:val="20"/>
          <w:szCs w:val="20"/>
        </w:rPr>
        <w:pict w14:anchorId="3023129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0A115AB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2️</w:t>
      </w:r>
      <w:r w:rsidRPr="00A61BC1">
        <w:rPr>
          <w:rFonts w:ascii="Segoe UI Symbol" w:eastAsia="굴림" w:hAnsi="Segoe UI Symbol" w:cs="Segoe UI Symbol"/>
          <w:b/>
          <w:bCs/>
          <w:color w:val="333333"/>
          <w:kern w:val="0"/>
          <w:sz w:val="21"/>
          <w:szCs w:val="21"/>
          <w14:ligatures w14:val="none"/>
        </w:rPr>
        <w:t>⃣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전기차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(EV)</w:t>
      </w:r>
    </w:p>
    <w:p w14:paraId="4EC93183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동력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흐름도</w:t>
      </w:r>
    </w:p>
    <w:p w14:paraId="177D5A1D" w14:textId="77777777" w:rsidR="00A61BC1" w:rsidRPr="00A61BC1" w:rsidRDefault="00A61BC1" w:rsidP="00A61BC1">
      <w:pPr>
        <w:widowControl/>
        <w:shd w:val="clear" w:color="auto" w:fill="2D2D2D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</w:pP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:bdr w:val="none" w:sz="0" w:space="0" w:color="auto" w:frame="1"/>
          <w14:ligatures w14:val="none"/>
        </w:rPr>
        <w:t>code</w:t>
      </w:r>
      <w:r w:rsidRPr="00A61BC1">
        <w:rPr>
          <w:rFonts w:ascii="Apple Color Emoji" w:eastAsia="굴림" w:hAnsi="Apple Color Emoji" w:cs="Apple Color Emoji"/>
          <w:color w:val="AAAAAA"/>
          <w:kern w:val="0"/>
          <w:sz w:val="17"/>
          <w:szCs w:val="17"/>
          <w14:ligatures w14:val="none"/>
        </w:rPr>
        <w:t>📋</w:t>
      </w: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  <w:t>복사</w:t>
      </w:r>
    </w:p>
    <w:p w14:paraId="3EF6D71D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18"/>
          <w:szCs w:val="18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배터리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인버터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(DC→AC) 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전기모터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감속기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(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단일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) 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차동기어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바퀴</w:t>
      </w:r>
    </w:p>
    <w:p w14:paraId="1EA73F71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기계공학적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특징</w:t>
      </w:r>
    </w:p>
    <w:p w14:paraId="1139859B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동력원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전기모터</w:t>
      </w:r>
    </w:p>
    <w:p w14:paraId="66C73D95" w14:textId="77777777" w:rsidR="00A61BC1" w:rsidRPr="00A61BC1" w:rsidRDefault="00A61BC1" w:rsidP="00A61BC1">
      <w:pPr>
        <w:widowControl/>
        <w:numPr>
          <w:ilvl w:val="0"/>
          <w:numId w:val="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전자기력으로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회전자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(rotor)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직접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회전</w:t>
      </w:r>
    </w:p>
    <w:p w14:paraId="049278C4" w14:textId="77777777" w:rsidR="00A61BC1" w:rsidRPr="00A61BC1" w:rsidRDefault="00A61BC1" w:rsidP="00A61BC1">
      <w:pPr>
        <w:widowControl/>
        <w:numPr>
          <w:ilvl w:val="0"/>
          <w:numId w:val="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혁명적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장점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: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0 RPM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부터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최대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토크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발휘</w:t>
      </w:r>
    </w:p>
    <w:p w14:paraId="022F9F72" w14:textId="77777777" w:rsidR="00A61BC1" w:rsidRPr="00A61BC1" w:rsidRDefault="00A61BC1" w:rsidP="00A61BC1">
      <w:pPr>
        <w:widowControl/>
        <w:shd w:val="clear" w:color="auto" w:fill="2D2D2D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</w:pP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:bdr w:val="none" w:sz="0" w:space="0" w:color="auto" w:frame="1"/>
          <w14:ligatures w14:val="none"/>
        </w:rPr>
        <w:t>code</w:t>
      </w:r>
      <w:r w:rsidRPr="00A61BC1">
        <w:rPr>
          <w:rFonts w:ascii="Apple Color Emoji" w:eastAsia="굴림" w:hAnsi="Apple Color Emoji" w:cs="Apple Color Emoji"/>
          <w:color w:val="AAAAAA"/>
          <w:kern w:val="0"/>
          <w:sz w:val="17"/>
          <w:szCs w:val="17"/>
          <w14:ligatures w14:val="none"/>
        </w:rPr>
        <w:t>📋</w:t>
      </w: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  <w:t>복사</w:t>
      </w:r>
    </w:p>
    <w:p w14:paraId="78047A47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토크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특성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비교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:</w:t>
      </w:r>
    </w:p>
    <w:p w14:paraId="5ED3F9E4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엔진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:  |     </w:t>
      </w:r>
      <w:r w:rsidRPr="00A61BC1">
        <w:rPr>
          <w:rFonts w:ascii="Segoe UI Symbol" w:eastAsia="굴림체" w:hAnsi="Segoe UI Symbol" w:cs="Segoe UI Symbol"/>
          <w:color w:val="D4D4D4"/>
          <w:kern w:val="0"/>
          <w:sz w:val="24"/>
          <w:bdr w:val="none" w:sz="0" w:space="0" w:color="auto" w:frame="1"/>
          <w14:ligatures w14:val="none"/>
        </w:rPr>
        <w:t>╱╲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     (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특정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RPM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에서만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높음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)</w:t>
      </w:r>
    </w:p>
    <w:p w14:paraId="05269997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lastRenderedPageBreak/>
        <w:t xml:space="preserve">      |    </w:t>
      </w:r>
      <w:r w:rsidRPr="00A61BC1">
        <w:rPr>
          <w:rFonts w:ascii="Segoe UI Symbol" w:eastAsia="굴림체" w:hAnsi="Segoe UI Symbol" w:cs="Segoe UI Symbol"/>
          <w:color w:val="D4D4D4"/>
          <w:kern w:val="0"/>
          <w:sz w:val="24"/>
          <w:bdr w:val="none" w:sz="0" w:space="0" w:color="auto" w:frame="1"/>
          <w14:ligatures w14:val="none"/>
        </w:rPr>
        <w:t>╱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 </w:t>
      </w:r>
      <w:r w:rsidRPr="00A61BC1">
        <w:rPr>
          <w:rFonts w:ascii="Segoe UI Symbol" w:eastAsia="굴림체" w:hAnsi="Segoe UI Symbol" w:cs="Segoe UI Symbol"/>
          <w:color w:val="D4D4D4"/>
          <w:kern w:val="0"/>
          <w:sz w:val="24"/>
          <w:bdr w:val="none" w:sz="0" w:space="0" w:color="auto" w:frame="1"/>
          <w14:ligatures w14:val="none"/>
        </w:rPr>
        <w:t>╲</w:t>
      </w:r>
    </w:p>
    <w:p w14:paraId="34DEEFB3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     |___</w:t>
      </w:r>
      <w:r w:rsidRPr="00A61BC1">
        <w:rPr>
          <w:rFonts w:ascii="Segoe UI Symbol" w:eastAsia="굴림체" w:hAnsi="Segoe UI Symbol" w:cs="Segoe UI Symbol"/>
          <w:color w:val="D4D4D4"/>
          <w:kern w:val="0"/>
          <w:sz w:val="24"/>
          <w:bdr w:val="none" w:sz="0" w:space="0" w:color="auto" w:frame="1"/>
          <w14:ligatures w14:val="none"/>
        </w:rPr>
        <w:t>╱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____</w:t>
      </w:r>
      <w:r w:rsidRPr="00A61BC1">
        <w:rPr>
          <w:rFonts w:ascii="Segoe UI Symbol" w:eastAsia="굴림체" w:hAnsi="Segoe UI Symbol" w:cs="Segoe UI Symbol"/>
          <w:color w:val="D4D4D4"/>
          <w:kern w:val="0"/>
          <w:sz w:val="24"/>
          <w:bdr w:val="none" w:sz="0" w:space="0" w:color="auto" w:frame="1"/>
          <w14:ligatures w14:val="none"/>
        </w:rPr>
        <w:t>╲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___</w:t>
      </w:r>
    </w:p>
    <w:p w14:paraId="679E888E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     </w:t>
      </w:r>
    </w:p>
    <w:p w14:paraId="47E9AA51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모터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:  |  </w:t>
      </w:r>
      <w:r w:rsidRPr="00A61BC1">
        <w:rPr>
          <w:rFonts w:ascii="맑은 고딕" w:eastAsia="맑은 고딕" w:hAnsi="맑은 고딕" w:cs="맑은 고딕" w:hint="eastAsia"/>
          <w:color w:val="D4D4D4"/>
          <w:kern w:val="0"/>
          <w:sz w:val="24"/>
          <w:bdr w:val="none" w:sz="0" w:space="0" w:color="auto" w:frame="1"/>
          <w14:ligatures w14:val="none"/>
        </w:rPr>
        <w:t>━━━━━━━━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 (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전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구간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일정하게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높음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)</w:t>
      </w:r>
    </w:p>
    <w:p w14:paraId="6A37D37E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18"/>
          <w:szCs w:val="18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     |</w:t>
      </w:r>
    </w:p>
    <w:p w14:paraId="7AB98274" w14:textId="77777777" w:rsidR="00A61BC1" w:rsidRPr="00A61BC1" w:rsidRDefault="00A61BC1" w:rsidP="00A61BC1">
      <w:pPr>
        <w:widowControl/>
        <w:numPr>
          <w:ilvl w:val="0"/>
          <w:numId w:val="8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매우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넓은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RPM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구간에서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고효율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(0~10,000+ RPM)</w:t>
      </w:r>
    </w:p>
    <w:p w14:paraId="39CE9BBF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혁신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부품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감속기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(Single-speed Reducer)</w:t>
      </w:r>
    </w:p>
    <w:p w14:paraId="4639AEC0" w14:textId="77777777" w:rsidR="00A61BC1" w:rsidRPr="00A61BC1" w:rsidRDefault="00A61BC1" w:rsidP="00A61BC1">
      <w:pPr>
        <w:widowControl/>
        <w:numPr>
          <w:ilvl w:val="0"/>
          <w:numId w:val="9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다단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불필요</w:t>
      </w:r>
    </w:p>
    <w:p w14:paraId="2DF1D6B7" w14:textId="77777777" w:rsidR="00A61BC1" w:rsidRPr="00A61BC1" w:rsidRDefault="00A61BC1" w:rsidP="00A61BC1">
      <w:pPr>
        <w:widowControl/>
        <w:numPr>
          <w:ilvl w:val="0"/>
          <w:numId w:val="9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빠른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(10,000 RPM)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속도에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맞춰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낮춤</w:t>
      </w:r>
    </w:p>
    <w:p w14:paraId="31C6F197" w14:textId="77777777" w:rsidR="00A61BC1" w:rsidRPr="00A61BC1" w:rsidRDefault="00A61BC1" w:rsidP="00A61BC1">
      <w:pPr>
        <w:widowControl/>
        <w:numPr>
          <w:ilvl w:val="0"/>
          <w:numId w:val="9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기어비만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필요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: 9:1)</w:t>
      </w:r>
    </w:p>
    <w:p w14:paraId="382EEFCB" w14:textId="77777777" w:rsidR="00A61BC1" w:rsidRPr="00A61BC1" w:rsidRDefault="00A61BC1" w:rsidP="00A61BC1">
      <w:pPr>
        <w:widowControl/>
        <w:numPr>
          <w:ilvl w:val="0"/>
          <w:numId w:val="9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손실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최소화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95%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이상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</w:p>
    <w:p w14:paraId="7BB21296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부품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약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200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제거로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80%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감소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</w:p>
    <w:p w14:paraId="79800E82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기계적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장점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:</w:t>
      </w:r>
    </w:p>
    <w:p w14:paraId="40B98165" w14:textId="77777777" w:rsidR="00A61BC1" w:rsidRPr="00A61BC1" w:rsidRDefault="00A61BC1" w:rsidP="00A61BC1">
      <w:pPr>
        <w:widowControl/>
        <w:numPr>
          <w:ilvl w:val="0"/>
          <w:numId w:val="10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신뢰성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높음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유지보수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용이</w:t>
      </w:r>
    </w:p>
    <w:p w14:paraId="27A5D663" w14:textId="77777777" w:rsidR="00A61BC1" w:rsidRPr="00A61BC1" w:rsidRDefault="00A61BC1" w:rsidP="00A61BC1">
      <w:pPr>
        <w:widowControl/>
        <w:numPr>
          <w:ilvl w:val="0"/>
          <w:numId w:val="10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부품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감소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무게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경량화</w:t>
      </w:r>
    </w:p>
    <w:p w14:paraId="201E4D83" w14:textId="77777777" w:rsidR="00A61BC1" w:rsidRPr="00A61BC1" w:rsidRDefault="00A61BC1" w:rsidP="00A61BC1">
      <w:pPr>
        <w:widowControl/>
        <w:numPr>
          <w:ilvl w:val="0"/>
          <w:numId w:val="10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손실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적음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에너지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극대화</w:t>
      </w:r>
    </w:p>
    <w:p w14:paraId="4590613F" w14:textId="77777777" w:rsidR="00A61BC1" w:rsidRPr="00A61BC1" w:rsidRDefault="00823EA3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823EA3">
        <w:rPr>
          <w:rFonts w:ascii="inherit" w:eastAsia="굴림" w:hAnsi="inherit" w:cs="굴림"/>
          <w:noProof/>
          <w:color w:val="333333"/>
          <w:kern w:val="0"/>
          <w:sz w:val="20"/>
          <w:szCs w:val="20"/>
        </w:rPr>
        <w:pict w14:anchorId="4055C15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EEF92BD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3️</w:t>
      </w:r>
      <w:r w:rsidRPr="00A61BC1">
        <w:rPr>
          <w:rFonts w:ascii="Segoe UI Symbol" w:eastAsia="굴림" w:hAnsi="Segoe UI Symbol" w:cs="Segoe UI Symbol"/>
          <w:b/>
          <w:bCs/>
          <w:color w:val="333333"/>
          <w:kern w:val="0"/>
          <w:sz w:val="21"/>
          <w:szCs w:val="21"/>
          <w14:ligatures w14:val="none"/>
        </w:rPr>
        <w:t>⃣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하이브리드차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(HEV)</w:t>
      </w:r>
    </w:p>
    <w:p w14:paraId="57DD493B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동력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흐름도</w:t>
      </w:r>
    </w:p>
    <w:p w14:paraId="5F4F3DD7" w14:textId="77777777" w:rsidR="00A61BC1" w:rsidRPr="00A61BC1" w:rsidRDefault="00A61BC1" w:rsidP="00A61BC1">
      <w:pPr>
        <w:widowControl/>
        <w:shd w:val="clear" w:color="auto" w:fill="2D2D2D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</w:pP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:bdr w:val="none" w:sz="0" w:space="0" w:color="auto" w:frame="1"/>
          <w14:ligatures w14:val="none"/>
        </w:rPr>
        <w:t>code</w:t>
      </w:r>
      <w:r w:rsidRPr="00A61BC1">
        <w:rPr>
          <w:rFonts w:ascii="Apple Color Emoji" w:eastAsia="굴림" w:hAnsi="Apple Color Emoji" w:cs="Apple Color Emoji"/>
          <w:color w:val="AAAAAA"/>
          <w:kern w:val="0"/>
          <w:sz w:val="17"/>
          <w:szCs w:val="17"/>
          <w14:ligatures w14:val="none"/>
        </w:rPr>
        <w:t>📋</w:t>
      </w: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  <w:t>복사</w:t>
      </w:r>
    </w:p>
    <w:p w14:paraId="7E044009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엔진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──┐</w:t>
      </w:r>
    </w:p>
    <w:p w14:paraId="04199ECC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      ├→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동력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분기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장치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유성기어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) 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변속기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구동축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차동기어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바퀴</w:t>
      </w:r>
    </w:p>
    <w:p w14:paraId="65ED9F72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모터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──┤   (e-CVT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등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)</w:t>
      </w:r>
    </w:p>
    <w:p w14:paraId="680AC01D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18"/>
          <w:szCs w:val="18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배터리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─┘</w:t>
      </w:r>
    </w:p>
    <w:p w14:paraId="7F79015B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기계공학적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특징</w:t>
      </w:r>
    </w:p>
    <w:p w14:paraId="603604AE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동력원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엔진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+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전기모터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하이브리드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시스템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35E7462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상황별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작동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481"/>
        <w:gridCol w:w="481"/>
        <w:gridCol w:w="3305"/>
      </w:tblGrid>
      <w:tr w:rsidR="00A61BC1" w:rsidRPr="00A61BC1" w14:paraId="55E6C7E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A3A008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jc w:val="center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상황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3F10E0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jc w:val="center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엔진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771D2B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jc w:val="center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모터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A6D282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jc w:val="center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목적</w:t>
            </w:r>
          </w:p>
        </w:tc>
      </w:tr>
      <w:tr w:rsidR="00A61BC1" w:rsidRPr="00A61BC1" w14:paraId="50F023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8FBA5E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저속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출발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ED6CA2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6D5D71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A682AE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모터만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사용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(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전기차처럼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)</w:t>
            </w:r>
          </w:p>
        </w:tc>
      </w:tr>
      <w:tr w:rsidR="00A61BC1" w:rsidRPr="00A61BC1" w14:paraId="0EA028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987516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정상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주행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D09BE5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F95DEF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956713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엔진만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사용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(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최적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RPM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유지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)</w:t>
            </w:r>
          </w:p>
        </w:tc>
      </w:tr>
      <w:tr w:rsidR="00A61BC1" w:rsidRPr="00A61BC1" w14:paraId="421959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3161B8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급가속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7EABDB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93CC7E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18F91A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엔진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+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모터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(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최대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출력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)</w:t>
            </w:r>
          </w:p>
        </w:tc>
      </w:tr>
      <w:tr w:rsidR="00A61BC1" w:rsidRPr="00A61BC1" w14:paraId="22DD02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9AA558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감속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/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제동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C6042E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9AF8B5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4400BC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회생제동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(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배터리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충전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)</w:t>
            </w:r>
          </w:p>
        </w:tc>
      </w:tr>
    </w:tbl>
    <w:p w14:paraId="13C883D2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핵심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부품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분기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장치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(Power Split Device)</w:t>
      </w:r>
    </w:p>
    <w:p w14:paraId="0E75D5F3" w14:textId="77777777" w:rsidR="00A61BC1" w:rsidRPr="00A61BC1" w:rsidRDefault="00A61BC1" w:rsidP="00A61BC1">
      <w:pPr>
        <w:widowControl/>
        <w:numPr>
          <w:ilvl w:val="0"/>
          <w:numId w:val="1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유성기어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세트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(Planetary Gear Set)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사용</w:t>
      </w:r>
    </w:p>
    <w:p w14:paraId="599D89C4" w14:textId="77777777" w:rsidR="00A61BC1" w:rsidRPr="00A61BC1" w:rsidRDefault="00A61BC1" w:rsidP="00A61BC1">
      <w:pPr>
        <w:widowControl/>
        <w:numPr>
          <w:ilvl w:val="0"/>
          <w:numId w:val="1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실시간으로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합치거나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분리</w:t>
      </w:r>
    </w:p>
    <w:p w14:paraId="0BBB10C7" w14:textId="77777777" w:rsidR="00A61BC1" w:rsidRPr="00A61BC1" w:rsidRDefault="00A61BC1" w:rsidP="00A61BC1">
      <w:pPr>
        <w:widowControl/>
        <w:numPr>
          <w:ilvl w:val="0"/>
          <w:numId w:val="1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e-CVT(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전자식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무단변속기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)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구현</w:t>
      </w:r>
    </w:p>
    <w:p w14:paraId="227F5D57" w14:textId="77777777" w:rsidR="00A61BC1" w:rsidRPr="00A61BC1" w:rsidRDefault="00A61BC1" w:rsidP="00A61BC1">
      <w:pPr>
        <w:widowControl/>
        <w:shd w:val="clear" w:color="auto" w:fill="2D2D2D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</w:pP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:bdr w:val="none" w:sz="0" w:space="0" w:color="auto" w:frame="1"/>
          <w14:ligatures w14:val="none"/>
        </w:rPr>
        <w:t>code</w:t>
      </w:r>
      <w:r w:rsidRPr="00A61BC1">
        <w:rPr>
          <w:rFonts w:ascii="Apple Color Emoji" w:eastAsia="굴림" w:hAnsi="Apple Color Emoji" w:cs="Apple Color Emoji"/>
          <w:color w:val="AAAAAA"/>
          <w:kern w:val="0"/>
          <w:sz w:val="17"/>
          <w:szCs w:val="17"/>
          <w14:ligatures w14:val="none"/>
        </w:rPr>
        <w:t>📋</w:t>
      </w: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AAAAAA"/>
          <w:kern w:val="0"/>
          <w:sz w:val="17"/>
          <w:szCs w:val="17"/>
          <w14:ligatures w14:val="none"/>
        </w:rPr>
        <w:t>복사</w:t>
      </w:r>
    </w:p>
    <w:p w14:paraId="0B2C8B2E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유성기어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구조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:</w:t>
      </w:r>
    </w:p>
    <w:p w14:paraId="46E41C82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   ┌─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태양기어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엔진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)</w:t>
      </w:r>
    </w:p>
    <w:p w14:paraId="382674EE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   │</w:t>
      </w:r>
    </w:p>
    <w:p w14:paraId="36608FCD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 </w:t>
      </w:r>
      <w:r w:rsidRPr="00A61BC1">
        <w:rPr>
          <w:rFonts w:ascii="Segoe UI Symbol" w:eastAsia="굴림체" w:hAnsi="Segoe UI Symbol" w:cs="Segoe UI Symbol"/>
          <w:color w:val="D4D4D4"/>
          <w:kern w:val="0"/>
          <w:sz w:val="24"/>
          <w:bdr w:val="none" w:sz="0" w:space="0" w:color="auto" w:frame="1"/>
          <w14:ligatures w14:val="none"/>
        </w:rPr>
        <w:t>◯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유성기어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←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캐리어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모터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)</w:t>
      </w:r>
    </w:p>
    <w:p w14:paraId="31796DEF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   │</w:t>
      </w:r>
    </w:p>
    <w:p w14:paraId="1A7B4816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   └─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링기어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바퀴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)</w:t>
      </w:r>
    </w:p>
    <w:p w14:paraId="06893ACE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</w:pPr>
    </w:p>
    <w:p w14:paraId="59A196E6" w14:textId="77777777" w:rsidR="00A61BC1" w:rsidRPr="00A61BC1" w:rsidRDefault="00A61BC1" w:rsidP="00A61BC1">
      <w:pPr>
        <w:widowControl/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textAlignment w:val="baseline"/>
        <w:rPr>
          <w:rFonts w:ascii="Consolas" w:eastAsia="굴림체" w:hAnsi="Consolas" w:cs="Consolas"/>
          <w:color w:val="D4D4D4"/>
          <w:kern w:val="0"/>
          <w:sz w:val="18"/>
          <w:szCs w:val="18"/>
          <w14:ligatures w14:val="none"/>
        </w:rPr>
      </w:pP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→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세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축의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회전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속도를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동시에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제어하여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최적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효율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A61BC1">
        <w:rPr>
          <w:rFonts w:ascii="Consolas" w:eastAsia="굴림체" w:hAnsi="Consolas" w:cs="Consolas"/>
          <w:color w:val="D4D4D4"/>
          <w:kern w:val="0"/>
          <w:sz w:val="24"/>
          <w:bdr w:val="none" w:sz="0" w:space="0" w:color="auto" w:frame="1"/>
          <w14:ligatures w14:val="none"/>
        </w:rPr>
        <w:t>달성</w:t>
      </w:r>
    </w:p>
    <w:p w14:paraId="2726D9E3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기계적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특징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:</w:t>
      </w:r>
    </w:p>
    <w:p w14:paraId="18819543" w14:textId="77777777" w:rsidR="00A61BC1" w:rsidRPr="00A61BC1" w:rsidRDefault="00A61BC1" w:rsidP="00A61BC1">
      <w:pPr>
        <w:widowControl/>
        <w:numPr>
          <w:ilvl w:val="0"/>
          <w:numId w:val="1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lastRenderedPageBreak/>
        <w:t>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중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가장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복잡한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구조</w:t>
      </w:r>
    </w:p>
    <w:p w14:paraId="3E47DCDE" w14:textId="77777777" w:rsidR="00A61BC1" w:rsidRPr="00A61BC1" w:rsidRDefault="00A61BC1" w:rsidP="00A61BC1">
      <w:pPr>
        <w:widowControl/>
        <w:numPr>
          <w:ilvl w:val="0"/>
          <w:numId w:val="1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항상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구간에서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작동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연비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극대화</w:t>
      </w:r>
    </w:p>
    <w:p w14:paraId="65F10CF5" w14:textId="77777777" w:rsidR="00A61BC1" w:rsidRPr="00A61BC1" w:rsidRDefault="00A61BC1" w:rsidP="00A61BC1">
      <w:pPr>
        <w:widowControl/>
        <w:numPr>
          <w:ilvl w:val="0"/>
          <w:numId w:val="1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무게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증가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+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+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배터리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+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분기장치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</w:p>
    <w:p w14:paraId="6B8B0AD0" w14:textId="77777777" w:rsidR="00A61BC1" w:rsidRPr="00A61BC1" w:rsidRDefault="00823EA3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823EA3">
        <w:rPr>
          <w:rFonts w:ascii="inherit" w:eastAsia="굴림" w:hAnsi="inherit" w:cs="굴림"/>
          <w:noProof/>
          <w:color w:val="333333"/>
          <w:kern w:val="0"/>
          <w:sz w:val="20"/>
          <w:szCs w:val="20"/>
        </w:rPr>
        <w:pict w14:anchorId="24B7E84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02AB869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Apple Color Emoji" w:eastAsia="굴림" w:hAnsi="Apple Color Emoji" w:cs="Apple Color Emoji"/>
          <w:b/>
          <w:bCs/>
          <w:color w:val="333333"/>
          <w:kern w:val="0"/>
          <w:sz w:val="21"/>
          <w:szCs w:val="21"/>
          <w14:ligatures w14:val="none"/>
        </w:rPr>
        <w:t>📊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종합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비교표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2241"/>
        <w:gridCol w:w="1697"/>
        <w:gridCol w:w="1200"/>
      </w:tblGrid>
      <w:tr w:rsidR="00A61BC1" w:rsidRPr="00A61BC1" w14:paraId="097AC71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F16EBC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jc w:val="center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31ECEC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jc w:val="center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내연기관차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5B16A3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jc w:val="center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하이브리드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80639F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jc w:val="center"/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14:ligatures w14:val="none"/>
              </w:rPr>
              <w:t>전기차</w:t>
            </w:r>
          </w:p>
        </w:tc>
      </w:tr>
      <w:tr w:rsidR="00A61BC1" w:rsidRPr="00A61BC1" w14:paraId="4733A8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33BE21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동력원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11C17E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엔진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38DFE2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엔진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+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모터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F1A429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모터</w:t>
            </w:r>
          </w:p>
        </w:tc>
      </w:tr>
      <w:tr w:rsidR="00A61BC1" w:rsidRPr="00A61BC1" w14:paraId="6BE2EA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D58256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변속장치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F5ECAA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다단변속기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(6~8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단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852448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e-CVT/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동력분기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CD8E8F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단일감속기</w:t>
            </w:r>
          </w:p>
        </w:tc>
      </w:tr>
      <w:tr w:rsidR="00A61BC1" w:rsidRPr="00A61BC1" w14:paraId="065784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57898C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기계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복잡도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44CB73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높음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3DE3E7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매우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높음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5CE8B1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낮음</w:t>
            </w:r>
          </w:p>
        </w:tc>
      </w:tr>
      <w:tr w:rsidR="00A61BC1" w:rsidRPr="00A61BC1" w14:paraId="7B1D3B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87BC0C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부품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4614F8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~1,000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9F2432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~1,200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3C4B30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~200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개</w:t>
            </w:r>
          </w:p>
        </w:tc>
      </w:tr>
      <w:tr w:rsidR="00A61BC1" w:rsidRPr="00A61BC1" w14:paraId="777D1E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6FD1B8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동력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손실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CD51E3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10~15%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CB6DB3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8~12%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3C25A6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3~5%</w:t>
            </w:r>
          </w:p>
        </w:tc>
      </w:tr>
      <w:tr w:rsidR="00A61BC1" w:rsidRPr="00A61BC1" w14:paraId="0A41C8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187132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저속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토크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BB51D2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약함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3ECA25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강함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DDB3A7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매우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강함</w:t>
            </w:r>
          </w:p>
        </w:tc>
      </w:tr>
      <w:tr w:rsidR="00A61BC1" w:rsidRPr="00A61BC1" w14:paraId="629155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BDCD0E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효율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구간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704AE2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좁음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F58DCE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넓음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4DD92C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가장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넓음</w:t>
            </w:r>
          </w:p>
        </w:tc>
      </w:tr>
      <w:tr w:rsidR="00A61BC1" w:rsidRPr="00A61BC1" w14:paraId="027229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95C475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유지보수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9EA9AD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복잡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E01E5A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매우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 xml:space="preserve"> </w:t>
            </w:r>
            <w:r w:rsidRPr="00A61BC1">
              <w:rPr>
                <w:rFonts w:ascii="inherit" w:eastAsia="굴림" w:hAnsi="inherit" w:cs="굴림"/>
                <w:kern w:val="0"/>
                <w:sz w:val="24"/>
                <w14:ligatures w14:val="none"/>
              </w:rPr>
              <w:t>복잡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F927A1" w14:textId="77777777" w:rsidR="00A61BC1" w:rsidRPr="00A61BC1" w:rsidRDefault="00A61BC1" w:rsidP="00A61BC1">
            <w:pPr>
              <w:widowControl/>
              <w:wordWrap/>
              <w:autoSpaceDE/>
              <w:autoSpaceDN/>
              <w:spacing w:after="0"/>
              <w:rPr>
                <w:rFonts w:ascii="inherit" w:eastAsia="굴림" w:hAnsi="inherit" w:cs="굴림"/>
                <w:kern w:val="0"/>
                <w:sz w:val="24"/>
                <w14:ligatures w14:val="none"/>
              </w:rPr>
            </w:pPr>
            <w:r w:rsidRPr="00A61BC1">
              <w:rPr>
                <w:rFonts w:ascii="inherit" w:eastAsia="굴림" w:hAnsi="inherit" w:cs="굴림"/>
                <w:b/>
                <w:bCs/>
                <w:kern w:val="0"/>
                <w:sz w:val="24"/>
                <w:bdr w:val="none" w:sz="0" w:space="0" w:color="auto" w:frame="1"/>
                <w14:ligatures w14:val="none"/>
              </w:rPr>
              <w:t>간단</w:t>
            </w:r>
          </w:p>
        </w:tc>
      </w:tr>
    </w:tbl>
    <w:p w14:paraId="70AFD1F1" w14:textId="77777777" w:rsidR="00A61BC1" w:rsidRPr="00A61BC1" w:rsidRDefault="00823EA3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823EA3">
        <w:rPr>
          <w:rFonts w:ascii="inherit" w:eastAsia="굴림" w:hAnsi="inherit" w:cs="굴림"/>
          <w:noProof/>
          <w:color w:val="333333"/>
          <w:kern w:val="0"/>
          <w:sz w:val="20"/>
          <w:szCs w:val="20"/>
        </w:rPr>
        <w:pict w14:anchorId="3386AA9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41609B5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Apple Color Emoji" w:eastAsia="굴림" w:hAnsi="Apple Color Emoji" w:cs="Apple Color Emoji"/>
          <w:b/>
          <w:bCs/>
          <w:color w:val="333333"/>
          <w:kern w:val="0"/>
          <w:sz w:val="21"/>
          <w:szCs w:val="21"/>
          <w14:ligatures w14:val="none"/>
        </w:rPr>
        <w:t>🎯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기계공학적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결론</w:t>
      </w:r>
    </w:p>
    <w:p w14:paraId="7C7F3898" w14:textId="77777777" w:rsidR="00A61BC1" w:rsidRPr="00A61BC1" w:rsidRDefault="00A61BC1" w:rsidP="00A61BC1">
      <w:pPr>
        <w:widowControl/>
        <w:numPr>
          <w:ilvl w:val="0"/>
          <w:numId w:val="13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내연기관차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까다로운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해결</w:t>
      </w:r>
    </w:p>
    <w:p w14:paraId="37AB293D" w14:textId="77777777" w:rsidR="00A61BC1" w:rsidRPr="00A61BC1" w:rsidRDefault="00A61BC1" w:rsidP="00A61BC1">
      <w:pPr>
        <w:widowControl/>
        <w:numPr>
          <w:ilvl w:val="0"/>
          <w:numId w:val="13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전기차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우수한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단순한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'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실현</w:t>
      </w:r>
    </w:p>
    <w:p w14:paraId="3C59D2F7" w14:textId="77777777" w:rsidR="00A61BC1" w:rsidRPr="00A61BC1" w:rsidRDefault="00A61BC1" w:rsidP="00A61BC1">
      <w:pPr>
        <w:widowControl/>
        <w:numPr>
          <w:ilvl w:val="0"/>
          <w:numId w:val="13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하이브리드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동력원의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장점을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정교한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기계장치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'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통합</w:t>
      </w:r>
    </w:p>
    <w:p w14:paraId="5CFF2459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미래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방향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단순화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+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극대화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= 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전기차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주도</w:t>
      </w:r>
    </w:p>
    <w:p w14:paraId="43224346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궁금한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부분이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있으신가요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?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예를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들어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유성기어의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작동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원리나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회생제동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메커니즘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등을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깊이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있게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설명해드릴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있습니다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! </w:t>
      </w:r>
      <w:r w:rsidRPr="00A61BC1">
        <w:rPr>
          <w:rFonts w:ascii="Apple Color Emoji" w:eastAsia="굴림" w:hAnsi="Apple Color Emoji" w:cs="Apple Color Emoji"/>
          <w:color w:val="333333"/>
          <w:kern w:val="0"/>
          <w:sz w:val="20"/>
          <w:szCs w:val="20"/>
          <w14:ligatures w14:val="none"/>
        </w:rPr>
        <w:t>🚗</w:t>
      </w:r>
    </w:p>
    <w:p w14:paraId="147B9F36" w14:textId="77777777" w:rsidR="00A61BC1" w:rsidRPr="00A61BC1" w:rsidRDefault="00A61BC1" w:rsidP="00A61BC1">
      <w:pPr>
        <w:widowControl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000000"/>
          <w:kern w:val="0"/>
          <w:sz w:val="24"/>
          <w14:ligatures w14:val="none"/>
        </w:rPr>
      </w:pPr>
      <w:r w:rsidRPr="00A61BC1">
        <w:rPr>
          <w:rFonts w:ascii="Apple Color Emoji" w:eastAsia="굴림" w:hAnsi="Apple Color Emoji" w:cs="Apple Color Emoji"/>
          <w:color w:val="000000"/>
          <w:kern w:val="0"/>
          <w:sz w:val="24"/>
          <w14:ligatures w14:val="none"/>
        </w:rPr>
        <w:t>📋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>복사</w:t>
      </w:r>
    </w:p>
    <w:p w14:paraId="659798BB" w14:textId="77777777" w:rsidR="00A61BC1" w:rsidRPr="00A61BC1" w:rsidRDefault="00A61BC1" w:rsidP="00A61BC1">
      <w:pPr>
        <w:widowControl/>
        <w:shd w:val="clear" w:color="auto" w:fill="2C3E50"/>
        <w:wordWrap/>
        <w:autoSpaceDE/>
        <w:autoSpaceDN/>
        <w:spacing w:after="0"/>
        <w:textAlignment w:val="baseline"/>
        <w:rPr>
          <w:rFonts w:ascii="inherit" w:eastAsia="굴림" w:hAnsi="inherit" w:cs="굴림"/>
          <w:b/>
          <w:bCs/>
          <w:color w:val="A8C8E8"/>
          <w:kern w:val="0"/>
          <w:sz w:val="17"/>
          <w:szCs w:val="17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A8C8E8"/>
          <w:kern w:val="0"/>
          <w:sz w:val="17"/>
          <w:szCs w:val="17"/>
          <w14:ligatures w14:val="none"/>
        </w:rPr>
        <w:t>나</w:t>
      </w:r>
    </w:p>
    <w:p w14:paraId="03CB2E08" w14:textId="77777777" w:rsidR="00A61BC1" w:rsidRPr="00A61BC1" w:rsidRDefault="00A61BC1" w:rsidP="00A61BC1">
      <w:pPr>
        <w:widowControl/>
        <w:shd w:val="clear" w:color="auto" w:fill="2C3E50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너는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자동차공학을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설명하는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기계공학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전공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조교이다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.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내연기관차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하이브리드차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전기차의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전달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방식을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기계공학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관점에서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비교하여라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.</w:t>
      </w:r>
    </w:p>
    <w:p w14:paraId="24B19232" w14:textId="77777777" w:rsidR="00A61BC1" w:rsidRPr="00A61BC1" w:rsidRDefault="00A61BC1" w:rsidP="00A61BC1">
      <w:pPr>
        <w:widowControl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000000"/>
          <w:kern w:val="0"/>
          <w:sz w:val="24"/>
          <w14:ligatures w14:val="none"/>
        </w:rPr>
      </w:pPr>
      <w:r w:rsidRPr="00A61BC1">
        <w:rPr>
          <w:rFonts w:ascii="Apple Color Emoji" w:eastAsia="굴림" w:hAnsi="Apple Color Emoji" w:cs="Apple Color Emoji"/>
          <w:color w:val="000000"/>
          <w:kern w:val="0"/>
          <w:sz w:val="24"/>
          <w14:ligatures w14:val="none"/>
        </w:rPr>
        <w:t>📋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>복사</w:t>
      </w:r>
    </w:p>
    <w:p w14:paraId="4B423EDD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b/>
          <w:bCs/>
          <w:color w:val="888888"/>
          <w:kern w:val="0"/>
          <w:sz w:val="17"/>
          <w:szCs w:val="17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888888"/>
          <w:kern w:val="0"/>
          <w:sz w:val="17"/>
          <w:szCs w:val="17"/>
          <w14:ligatures w14:val="none"/>
        </w:rPr>
        <w:t>AI</w:t>
      </w:r>
    </w:p>
    <w:p w14:paraId="47726EB0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내연기관차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(ICEV)</w:t>
      </w:r>
    </w:p>
    <w:p w14:paraId="0C0D3DF1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흐름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730DFE85" w14:textId="77777777" w:rsidR="00A61BC1" w:rsidRPr="00A61BC1" w:rsidRDefault="00A61BC1" w:rsidP="00A61BC1">
      <w:pPr>
        <w:widowControl/>
        <w:numPr>
          <w:ilvl w:val="0"/>
          <w:numId w:val="14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다단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구동축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차동기어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바퀴</w:t>
      </w:r>
    </w:p>
    <w:p w14:paraId="7AEA2874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기계적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특징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041ED8D0" w14:textId="77777777" w:rsidR="00A61BC1" w:rsidRPr="00A61BC1" w:rsidRDefault="00A61BC1" w:rsidP="00A61BC1">
      <w:pPr>
        <w:widowControl/>
        <w:numPr>
          <w:ilvl w:val="0"/>
          <w:numId w:val="15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엔진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연료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폭발로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피스톤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왕복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운동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생성</w:t>
      </w:r>
    </w:p>
    <w:p w14:paraId="2E7061FB" w14:textId="77777777" w:rsidR="00A61BC1" w:rsidRPr="00A61BC1" w:rsidRDefault="00A61BC1" w:rsidP="00A61BC1">
      <w:pPr>
        <w:widowControl/>
        <w:numPr>
          <w:ilvl w:val="0"/>
          <w:numId w:val="15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다단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변속기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다양한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기어비로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유지</w:t>
      </w:r>
    </w:p>
    <w:p w14:paraId="286B996D" w14:textId="77777777" w:rsidR="00A61BC1" w:rsidRPr="00A61BC1" w:rsidRDefault="00A61BC1" w:rsidP="00A61BC1">
      <w:pPr>
        <w:widowControl/>
        <w:numPr>
          <w:ilvl w:val="0"/>
          <w:numId w:val="15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복잡성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많은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부품과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높은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손실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(10~15%)</w:t>
      </w:r>
    </w:p>
    <w:p w14:paraId="42E9A9C3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하이브리드차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(HEV)</w:t>
      </w:r>
    </w:p>
    <w:p w14:paraId="19227C67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흐름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5B0B37BC" w14:textId="77777777" w:rsidR="00A61BC1" w:rsidRPr="00A61BC1" w:rsidRDefault="00A61BC1" w:rsidP="00A61BC1">
      <w:pPr>
        <w:widowControl/>
        <w:numPr>
          <w:ilvl w:val="0"/>
          <w:numId w:val="16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+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분기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장치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바퀴</w:t>
      </w:r>
    </w:p>
    <w:p w14:paraId="5866099A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기계적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특징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5D8B3EC5" w14:textId="77777777" w:rsidR="00A61BC1" w:rsidRPr="00A61BC1" w:rsidRDefault="00A61BC1" w:rsidP="00A61BC1">
      <w:pPr>
        <w:widowControl/>
        <w:numPr>
          <w:ilvl w:val="0"/>
          <w:numId w:val="1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엔진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+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모터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동력원을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상황에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맞게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사용</w:t>
      </w:r>
    </w:p>
    <w:p w14:paraId="41F40600" w14:textId="77777777" w:rsidR="00A61BC1" w:rsidRPr="00A61BC1" w:rsidRDefault="00A61BC1" w:rsidP="00A61BC1">
      <w:pPr>
        <w:widowControl/>
        <w:numPr>
          <w:ilvl w:val="0"/>
          <w:numId w:val="1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분기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장치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유성기어로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합치기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분리</w:t>
      </w:r>
    </w:p>
    <w:p w14:paraId="49970032" w14:textId="77777777" w:rsidR="00A61BC1" w:rsidRPr="00A61BC1" w:rsidRDefault="00A61BC1" w:rsidP="00A61BC1">
      <w:pPr>
        <w:widowControl/>
        <w:numPr>
          <w:ilvl w:val="0"/>
          <w:numId w:val="1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복잡성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최적화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(8~12%)</w:t>
      </w:r>
    </w:p>
    <w:p w14:paraId="40EF61F8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전기차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(EV)</w:t>
      </w:r>
    </w:p>
    <w:p w14:paraId="3A8E3ED6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동력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흐름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7E0D661D" w14:textId="77777777" w:rsidR="00A61BC1" w:rsidRPr="00A61BC1" w:rsidRDefault="00A61BC1" w:rsidP="00A61BC1">
      <w:pPr>
        <w:widowControl/>
        <w:numPr>
          <w:ilvl w:val="0"/>
          <w:numId w:val="18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배터리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전기모터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감속기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바퀴</w:t>
      </w:r>
    </w:p>
    <w:p w14:paraId="63136696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기계적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특징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7A5372AA" w14:textId="77777777" w:rsidR="00A61BC1" w:rsidRPr="00A61BC1" w:rsidRDefault="00A61BC1" w:rsidP="00A61BC1">
      <w:pPr>
        <w:widowControl/>
        <w:numPr>
          <w:ilvl w:val="0"/>
          <w:numId w:val="19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전기모터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: 0 RPM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부터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최대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가능</w:t>
      </w:r>
    </w:p>
    <w:p w14:paraId="6E62CC5B" w14:textId="77777777" w:rsidR="00A61BC1" w:rsidRPr="00A61BC1" w:rsidRDefault="00A61BC1" w:rsidP="00A61BC1">
      <w:pPr>
        <w:widowControl/>
        <w:numPr>
          <w:ilvl w:val="0"/>
          <w:numId w:val="19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단일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감속기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단순한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기어비로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전달</w:t>
      </w:r>
    </w:p>
    <w:p w14:paraId="5F46AEC6" w14:textId="77777777" w:rsidR="00A61BC1" w:rsidRPr="00A61BC1" w:rsidRDefault="00A61BC1" w:rsidP="00A61BC1">
      <w:pPr>
        <w:widowControl/>
        <w:numPr>
          <w:ilvl w:val="0"/>
          <w:numId w:val="19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단순성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적은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부품과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낮은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손실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(3~5%)</w:t>
      </w:r>
    </w:p>
    <w:p w14:paraId="35ABDB8A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비교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1BC1">
        <w:rPr>
          <w:rFonts w:ascii="inherit" w:eastAsia="굴림" w:hAnsi="inherit" w:cs="굴림"/>
          <w:b/>
          <w:bCs/>
          <w:color w:val="333333"/>
          <w:kern w:val="0"/>
          <w:sz w:val="21"/>
          <w:szCs w:val="21"/>
          <w14:ligatures w14:val="none"/>
        </w:rPr>
        <w:t>요약</w:t>
      </w:r>
    </w:p>
    <w:p w14:paraId="1D120F68" w14:textId="77777777" w:rsidR="00A61BC1" w:rsidRPr="00A61BC1" w:rsidRDefault="00A61BC1" w:rsidP="00A61BC1">
      <w:pPr>
        <w:widowControl/>
        <w:numPr>
          <w:ilvl w:val="0"/>
          <w:numId w:val="20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내연기관차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변속기로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한계를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보완</w:t>
      </w:r>
    </w:p>
    <w:p w14:paraId="58E5CD31" w14:textId="77777777" w:rsidR="00A61BC1" w:rsidRPr="00A61BC1" w:rsidRDefault="00A61BC1" w:rsidP="00A61BC1">
      <w:pPr>
        <w:widowControl/>
        <w:numPr>
          <w:ilvl w:val="0"/>
          <w:numId w:val="20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하이브리드차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동력원의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장점을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결합</w:t>
      </w:r>
    </w:p>
    <w:p w14:paraId="02FDA46D" w14:textId="77777777" w:rsidR="00A61BC1" w:rsidRPr="00A61BC1" w:rsidRDefault="00A61BC1" w:rsidP="00A61BC1">
      <w:pPr>
        <w:widowControl/>
        <w:numPr>
          <w:ilvl w:val="0"/>
          <w:numId w:val="20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전기차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덕분에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단순하고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효율적</w:t>
      </w:r>
    </w:p>
    <w:p w14:paraId="579991FC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궁금한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점이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있으면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언제든지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물어보세요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!</w:t>
      </w:r>
    </w:p>
    <w:p w14:paraId="398246B8" w14:textId="77777777" w:rsidR="00A61BC1" w:rsidRPr="00A61BC1" w:rsidRDefault="00A61BC1" w:rsidP="00A61BC1">
      <w:pPr>
        <w:widowControl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000000"/>
          <w:kern w:val="0"/>
          <w:sz w:val="24"/>
          <w14:ligatures w14:val="none"/>
        </w:rPr>
      </w:pPr>
      <w:r w:rsidRPr="00A61BC1">
        <w:rPr>
          <w:rFonts w:ascii="Apple Color Emoji" w:eastAsia="굴림" w:hAnsi="Apple Color Emoji" w:cs="Apple Color Emoji"/>
          <w:color w:val="000000"/>
          <w:kern w:val="0"/>
          <w:sz w:val="24"/>
          <w14:ligatures w14:val="none"/>
        </w:rPr>
        <w:t>📋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>복사</w:t>
      </w:r>
    </w:p>
    <w:p w14:paraId="55DFC6FA" w14:textId="77777777" w:rsidR="00A61BC1" w:rsidRPr="00A61BC1" w:rsidRDefault="00A61BC1" w:rsidP="00A61BC1">
      <w:pPr>
        <w:widowControl/>
        <w:shd w:val="clear" w:color="auto" w:fill="2C3E50"/>
        <w:wordWrap/>
        <w:autoSpaceDE/>
        <w:autoSpaceDN/>
        <w:spacing w:after="0"/>
        <w:textAlignment w:val="baseline"/>
        <w:rPr>
          <w:rFonts w:ascii="inherit" w:eastAsia="굴림" w:hAnsi="inherit" w:cs="굴림"/>
          <w:b/>
          <w:bCs/>
          <w:color w:val="A8C8E8"/>
          <w:kern w:val="0"/>
          <w:sz w:val="17"/>
          <w:szCs w:val="17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A8C8E8"/>
          <w:kern w:val="0"/>
          <w:sz w:val="17"/>
          <w:szCs w:val="17"/>
          <w14:ligatures w14:val="none"/>
        </w:rPr>
        <w:t>나</w:t>
      </w:r>
    </w:p>
    <w:p w14:paraId="04E13F43" w14:textId="77777777" w:rsidR="00A61BC1" w:rsidRPr="00A61BC1" w:rsidRDefault="00A61BC1" w:rsidP="00A61BC1">
      <w:pPr>
        <w:widowControl/>
        <w:shd w:val="clear" w:color="auto" w:fill="2C3E50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너는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자동차공학을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설명하는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기계공학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전공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조교이다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.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내연기관차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하이브리드차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전기차의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전달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방식을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기계공학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관점에서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비교하여라</w:t>
      </w:r>
      <w:r w:rsidRPr="00A61BC1">
        <w:rPr>
          <w:rFonts w:ascii="inherit" w:eastAsia="굴림" w:hAnsi="inherit" w:cs="굴림"/>
          <w:color w:val="FFFFFF"/>
          <w:kern w:val="0"/>
          <w:sz w:val="20"/>
          <w:szCs w:val="20"/>
          <w14:ligatures w14:val="none"/>
        </w:rPr>
        <w:t>.</w:t>
      </w:r>
    </w:p>
    <w:p w14:paraId="5044AA08" w14:textId="77777777" w:rsidR="00A61BC1" w:rsidRPr="00A61BC1" w:rsidRDefault="00A61BC1" w:rsidP="00A61BC1">
      <w:pPr>
        <w:widowControl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000000"/>
          <w:kern w:val="0"/>
          <w:sz w:val="24"/>
          <w14:ligatures w14:val="none"/>
        </w:rPr>
      </w:pPr>
      <w:r w:rsidRPr="00A61BC1">
        <w:rPr>
          <w:rFonts w:ascii="Segoe UI Symbol" w:eastAsia="굴림" w:hAnsi="Segoe UI Symbol" w:cs="Segoe UI Symbol"/>
          <w:color w:val="000000"/>
          <w:kern w:val="0"/>
          <w:sz w:val="24"/>
          <w14:ligatures w14:val="none"/>
        </w:rPr>
        <w:t>✎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>수정</w:t>
      </w:r>
      <w:r w:rsidRPr="00A61BC1">
        <w:rPr>
          <w:rFonts w:ascii="Apple Color Emoji" w:eastAsia="굴림" w:hAnsi="Apple Color Emoji" w:cs="Apple Color Emoji"/>
          <w:color w:val="000000"/>
          <w:kern w:val="0"/>
          <w:sz w:val="24"/>
          <w14:ligatures w14:val="none"/>
        </w:rPr>
        <w:t>📋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>복사</w:t>
      </w:r>
    </w:p>
    <w:p w14:paraId="753BD3B0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b/>
          <w:bCs/>
          <w:color w:val="888888"/>
          <w:kern w:val="0"/>
          <w:sz w:val="17"/>
          <w:szCs w:val="17"/>
          <w14:ligatures w14:val="none"/>
        </w:rPr>
      </w:pPr>
      <w:r w:rsidRPr="00A61BC1">
        <w:rPr>
          <w:rFonts w:ascii="inherit" w:eastAsia="굴림" w:hAnsi="inherit" w:cs="굴림"/>
          <w:b/>
          <w:bCs/>
          <w:color w:val="888888"/>
          <w:kern w:val="0"/>
          <w:sz w:val="17"/>
          <w:szCs w:val="17"/>
          <w14:ligatures w14:val="none"/>
        </w:rPr>
        <w:t>AI</w:t>
      </w:r>
    </w:p>
    <w:p w14:paraId="1334FE87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아주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좋은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질문입니다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!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기계공학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관점에서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파워트레인의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감속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방식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바퀴까지의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경로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”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핵심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위주로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비교해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드리겠습니다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7315309F" w14:textId="77777777" w:rsidR="00A61BC1" w:rsidRPr="00A61BC1" w:rsidRDefault="00A61BC1" w:rsidP="00A61BC1">
      <w:pPr>
        <w:widowControl/>
        <w:numPr>
          <w:ilvl w:val="0"/>
          <w:numId w:val="21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내연기관차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(ICEV)</w:t>
      </w:r>
    </w:p>
    <w:p w14:paraId="0EF72AB7" w14:textId="77777777" w:rsidR="00A61BC1" w:rsidRPr="00A61BC1" w:rsidRDefault="00A61BC1" w:rsidP="00A61BC1">
      <w:pPr>
        <w:widowControl/>
        <w:numPr>
          <w:ilvl w:val="0"/>
          <w:numId w:val="2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흐름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br/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왕복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→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)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클러치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토크컨버터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다단변속기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(MT/AT/DCT/CVT)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최종감속기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+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차동기어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바퀴</w:t>
      </w:r>
    </w:p>
    <w:p w14:paraId="3B2E77FC" w14:textId="77777777" w:rsidR="00A61BC1" w:rsidRPr="00A61BC1" w:rsidRDefault="00A61BC1" w:rsidP="00A61BC1">
      <w:pPr>
        <w:widowControl/>
        <w:numPr>
          <w:ilvl w:val="0"/>
          <w:numId w:val="2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핵심</w:t>
      </w:r>
    </w:p>
    <w:p w14:paraId="00BDDFA8" w14:textId="77777777" w:rsidR="00A61BC1" w:rsidRPr="00A61BC1" w:rsidRDefault="00A61BC1" w:rsidP="00A61BC1">
      <w:pPr>
        <w:widowControl/>
        <w:numPr>
          <w:ilvl w:val="1"/>
          <w:numId w:val="2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좁은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RPM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여러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기어비가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필수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0F39F318" w14:textId="77777777" w:rsidR="00A61BC1" w:rsidRPr="00A61BC1" w:rsidRDefault="00A61BC1" w:rsidP="00A61BC1">
      <w:pPr>
        <w:widowControl/>
        <w:numPr>
          <w:ilvl w:val="1"/>
          <w:numId w:val="2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출발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저속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기어비로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증폭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고속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작은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기어비로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RPM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저감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3D2FA900" w14:textId="77777777" w:rsidR="00A61BC1" w:rsidRPr="00A61BC1" w:rsidRDefault="00A61BC1" w:rsidP="00A61BC1">
      <w:pPr>
        <w:widowControl/>
        <w:numPr>
          <w:ilvl w:val="1"/>
          <w:numId w:val="2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AT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토크컨버터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유성기어셋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, DCT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개의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클러치와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축으로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충격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응답성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조절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68733CB4" w14:textId="77777777" w:rsidR="00A61BC1" w:rsidRPr="00A61BC1" w:rsidRDefault="00A61BC1" w:rsidP="00A61BC1">
      <w:pPr>
        <w:widowControl/>
        <w:numPr>
          <w:ilvl w:val="0"/>
          <w:numId w:val="2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요약</w:t>
      </w:r>
    </w:p>
    <w:p w14:paraId="27ECA381" w14:textId="77777777" w:rsidR="00A61BC1" w:rsidRPr="00A61BC1" w:rsidRDefault="00A61BC1" w:rsidP="00A61BC1">
      <w:pPr>
        <w:widowControl/>
        <w:numPr>
          <w:ilvl w:val="1"/>
          <w:numId w:val="2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장점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넓은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속도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범위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대응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고속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크루징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세팅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용이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성숙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3C4944BC" w14:textId="77777777" w:rsidR="00A61BC1" w:rsidRPr="00A61BC1" w:rsidRDefault="00A61BC1" w:rsidP="00A61BC1">
      <w:pPr>
        <w:widowControl/>
        <w:numPr>
          <w:ilvl w:val="1"/>
          <w:numId w:val="2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부품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다수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(≈1000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),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마찰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·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펌핑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·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손실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창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좁음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61DEB4F7" w14:textId="77777777" w:rsidR="00A61BC1" w:rsidRPr="00A61BC1" w:rsidRDefault="00A61BC1" w:rsidP="00A61BC1">
      <w:pPr>
        <w:widowControl/>
        <w:numPr>
          <w:ilvl w:val="1"/>
          <w:numId w:val="22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손실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드라이브라인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):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대략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10~15%.</w:t>
      </w:r>
    </w:p>
    <w:p w14:paraId="37D14B50" w14:textId="77777777" w:rsidR="00A61BC1" w:rsidRPr="00A61BC1" w:rsidRDefault="00A61BC1" w:rsidP="00A61BC1">
      <w:pPr>
        <w:widowControl/>
        <w:numPr>
          <w:ilvl w:val="0"/>
          <w:numId w:val="23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전기차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(EV)</w:t>
      </w:r>
    </w:p>
    <w:p w14:paraId="7342FEE5" w14:textId="77777777" w:rsidR="00A61BC1" w:rsidRPr="00A61BC1" w:rsidRDefault="00A61BC1" w:rsidP="00A61BC1">
      <w:pPr>
        <w:widowControl/>
        <w:numPr>
          <w:ilvl w:val="0"/>
          <w:numId w:val="24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흐름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br/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배터리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(DC)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인버터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(AC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구동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)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전기모터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(PMSM/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)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단일감속기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고정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)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차동기어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바퀴</w:t>
      </w:r>
    </w:p>
    <w:p w14:paraId="6C39984A" w14:textId="77777777" w:rsidR="00A61BC1" w:rsidRPr="00A61BC1" w:rsidRDefault="00A61BC1" w:rsidP="00A61BC1">
      <w:pPr>
        <w:widowControl/>
        <w:numPr>
          <w:ilvl w:val="0"/>
          <w:numId w:val="24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핵심</w:t>
      </w:r>
    </w:p>
    <w:p w14:paraId="78944DE2" w14:textId="77777777" w:rsidR="00A61BC1" w:rsidRPr="00A61BC1" w:rsidRDefault="00A61BC1" w:rsidP="00A61BC1">
      <w:pPr>
        <w:widowControl/>
        <w:numPr>
          <w:ilvl w:val="1"/>
          <w:numId w:val="24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0 RPM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부터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높은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넓은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수천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~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RPM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)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다단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불필요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6C7CD2CE" w14:textId="77777777" w:rsidR="00A61BC1" w:rsidRPr="00A61BC1" w:rsidRDefault="00A61BC1" w:rsidP="00A61BC1">
      <w:pPr>
        <w:widowControl/>
        <w:numPr>
          <w:ilvl w:val="1"/>
          <w:numId w:val="24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고속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회전을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속도로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낮추는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단일감속기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: 8~10:1)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중심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0BB024D9" w14:textId="77777777" w:rsidR="00A61BC1" w:rsidRPr="00A61BC1" w:rsidRDefault="00A61BC1" w:rsidP="00A61BC1">
      <w:pPr>
        <w:widowControl/>
        <w:numPr>
          <w:ilvl w:val="1"/>
          <w:numId w:val="24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회생제동으로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구동계가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발전기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역할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수행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브레이크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마모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저감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에너지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).</w:t>
      </w:r>
    </w:p>
    <w:p w14:paraId="7F823D9E" w14:textId="77777777" w:rsidR="00A61BC1" w:rsidRPr="00A61BC1" w:rsidRDefault="00A61BC1" w:rsidP="00A61BC1">
      <w:pPr>
        <w:widowControl/>
        <w:numPr>
          <w:ilvl w:val="0"/>
          <w:numId w:val="24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요약</w:t>
      </w:r>
    </w:p>
    <w:p w14:paraId="4282DDB8" w14:textId="77777777" w:rsidR="00A61BC1" w:rsidRPr="00A61BC1" w:rsidRDefault="00A61BC1" w:rsidP="00A61BC1">
      <w:pPr>
        <w:widowControl/>
        <w:numPr>
          <w:ilvl w:val="1"/>
          <w:numId w:val="24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장점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부품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적음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(≈200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),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응답성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우수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손실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작음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(≈3~5%).</w:t>
      </w:r>
    </w:p>
    <w:p w14:paraId="3180B755" w14:textId="77777777" w:rsidR="00A61BC1" w:rsidRPr="00A61BC1" w:rsidRDefault="00A61BC1" w:rsidP="00A61BC1">
      <w:pPr>
        <w:widowControl/>
        <w:numPr>
          <w:ilvl w:val="1"/>
          <w:numId w:val="24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초고속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출력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위해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드물게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2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적용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사례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존재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일부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스포츠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EV).</w:t>
      </w:r>
    </w:p>
    <w:p w14:paraId="32060967" w14:textId="77777777" w:rsidR="00A61BC1" w:rsidRPr="00A61BC1" w:rsidRDefault="00A61BC1" w:rsidP="00A61BC1">
      <w:pPr>
        <w:widowControl/>
        <w:numPr>
          <w:ilvl w:val="1"/>
          <w:numId w:val="24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주의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열관리와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NVH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감속기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·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베어링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·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타이어가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좌우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2CA37FDF" w14:textId="77777777" w:rsidR="00A61BC1" w:rsidRPr="00A61BC1" w:rsidRDefault="00A61BC1" w:rsidP="00A61BC1">
      <w:pPr>
        <w:widowControl/>
        <w:numPr>
          <w:ilvl w:val="0"/>
          <w:numId w:val="25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하이브리드차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(HEV)</w:t>
      </w:r>
    </w:p>
    <w:p w14:paraId="176D647B" w14:textId="77777777" w:rsidR="00A61BC1" w:rsidRPr="00A61BC1" w:rsidRDefault="00A61BC1" w:rsidP="00A61BC1">
      <w:pPr>
        <w:widowControl/>
        <w:numPr>
          <w:ilvl w:val="0"/>
          <w:numId w:val="26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흐름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대표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파워스플릿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시리즈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-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패럴럴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br/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─┐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br/>
        <w:t xml:space="preserve">├→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동력분기장치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유성기어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+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제너레이터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)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최종감속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+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차동기어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바퀴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br/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─┘</w:t>
      </w:r>
    </w:p>
    <w:p w14:paraId="5AB48DAF" w14:textId="77777777" w:rsidR="00A61BC1" w:rsidRPr="00A61BC1" w:rsidRDefault="00A61BC1" w:rsidP="00A61BC1">
      <w:pPr>
        <w:widowControl/>
        <w:numPr>
          <w:ilvl w:val="0"/>
          <w:numId w:val="26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핵심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파워스플릿식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</w:p>
    <w:p w14:paraId="5BAC6BF5" w14:textId="77777777" w:rsidR="00A61BC1" w:rsidRPr="00A61BC1" w:rsidRDefault="00A61BC1" w:rsidP="00A61BC1">
      <w:pPr>
        <w:widowControl/>
        <w:numPr>
          <w:ilvl w:val="1"/>
          <w:numId w:val="26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유성기어셋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·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태양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·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캐리어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속도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결합으로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(e-CVT)”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전자적으로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00B679BD" w14:textId="77777777" w:rsidR="00A61BC1" w:rsidRPr="00A61BC1" w:rsidRDefault="00A61BC1" w:rsidP="00A61BC1">
      <w:pPr>
        <w:widowControl/>
        <w:numPr>
          <w:ilvl w:val="1"/>
          <w:numId w:val="26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lastRenderedPageBreak/>
        <w:t>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전동기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(MG1/MG2)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속도를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최적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RPM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고정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조절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필요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전기적으로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보완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7368F211" w14:textId="77777777" w:rsidR="00A61BC1" w:rsidRPr="00A61BC1" w:rsidRDefault="00A61BC1" w:rsidP="00A61BC1">
      <w:pPr>
        <w:widowControl/>
        <w:numPr>
          <w:ilvl w:val="1"/>
          <w:numId w:val="26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병렬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(P2)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하이브리드는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클러치로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직결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AT/DCT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결합하기도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1C1B6F0A" w14:textId="77777777" w:rsidR="00A61BC1" w:rsidRPr="00A61BC1" w:rsidRDefault="00A61BC1" w:rsidP="00A61BC1">
      <w:pPr>
        <w:widowControl/>
        <w:numPr>
          <w:ilvl w:val="0"/>
          <w:numId w:val="26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요약</w:t>
      </w:r>
    </w:p>
    <w:p w14:paraId="637F910C" w14:textId="77777777" w:rsidR="00A61BC1" w:rsidRPr="00A61BC1" w:rsidRDefault="00A61BC1" w:rsidP="00A61BC1">
      <w:pPr>
        <w:widowControl/>
        <w:numPr>
          <w:ilvl w:val="1"/>
          <w:numId w:val="26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장점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저속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주행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가속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합산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고효율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구간에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묶어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연비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향상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2FEC5EF7" w14:textId="77777777" w:rsidR="00A61BC1" w:rsidRPr="00A61BC1" w:rsidRDefault="00A61BC1" w:rsidP="00A61BC1">
      <w:pPr>
        <w:widowControl/>
        <w:numPr>
          <w:ilvl w:val="1"/>
          <w:numId w:val="26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·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융합으로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최상급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중량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증가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제어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로직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의존도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1A03E8E6" w14:textId="77777777" w:rsidR="00A61BC1" w:rsidRPr="00A61BC1" w:rsidRDefault="00A61BC1" w:rsidP="00A61BC1">
      <w:pPr>
        <w:widowControl/>
        <w:numPr>
          <w:ilvl w:val="1"/>
          <w:numId w:val="26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부품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: ≈1200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,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손실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: ≈8~12% 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제어에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따라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편차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</w:p>
    <w:p w14:paraId="230A77C1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핵심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비교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기계공학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포인트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</w:p>
    <w:p w14:paraId="63A0E36E" w14:textId="77777777" w:rsidR="00A61BC1" w:rsidRPr="00A61BC1" w:rsidRDefault="00A61BC1" w:rsidP="00A61BC1">
      <w:pPr>
        <w:widowControl/>
        <w:numPr>
          <w:ilvl w:val="0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동력원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특성</w:t>
      </w:r>
    </w:p>
    <w:p w14:paraId="2E41D545" w14:textId="77777777" w:rsidR="00A61BC1" w:rsidRPr="00A61BC1" w:rsidRDefault="00A61BC1" w:rsidP="00A61BC1">
      <w:pPr>
        <w:widowControl/>
        <w:numPr>
          <w:ilvl w:val="1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ICE: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좁은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다단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필수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2E9F7788" w14:textId="77777777" w:rsidR="00A61BC1" w:rsidRPr="00A61BC1" w:rsidRDefault="00A61BC1" w:rsidP="00A61BC1">
      <w:pPr>
        <w:widowControl/>
        <w:numPr>
          <w:ilvl w:val="1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EV: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넓은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효율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·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고토크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단일감속으로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충분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36B9707A" w14:textId="77777777" w:rsidR="00A61BC1" w:rsidRPr="00A61BC1" w:rsidRDefault="00A61BC1" w:rsidP="00A61BC1">
      <w:pPr>
        <w:widowControl/>
        <w:numPr>
          <w:ilvl w:val="1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HEV: ICE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한계를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전기적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보조로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보완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→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유성기어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분기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합류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장치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필요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031CCA85" w14:textId="77777777" w:rsidR="00A61BC1" w:rsidRPr="00A61BC1" w:rsidRDefault="00A61BC1" w:rsidP="00A61BC1">
      <w:pPr>
        <w:widowControl/>
        <w:numPr>
          <w:ilvl w:val="0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변속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감속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장치</w:t>
      </w:r>
    </w:p>
    <w:p w14:paraId="02920DC3" w14:textId="77777777" w:rsidR="00A61BC1" w:rsidRPr="00A61BC1" w:rsidRDefault="00A61BC1" w:rsidP="00A61BC1">
      <w:pPr>
        <w:widowControl/>
        <w:numPr>
          <w:ilvl w:val="1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ICE: MT/AT/DCT/CVT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다단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기어셋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3826A339" w14:textId="77777777" w:rsidR="00A61BC1" w:rsidRPr="00A61BC1" w:rsidRDefault="00A61BC1" w:rsidP="00A61BC1">
      <w:pPr>
        <w:widowControl/>
        <w:numPr>
          <w:ilvl w:val="1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EV: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고정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일부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2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예외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).</w:t>
      </w:r>
    </w:p>
    <w:p w14:paraId="3D5080B8" w14:textId="77777777" w:rsidR="00A61BC1" w:rsidRPr="00A61BC1" w:rsidRDefault="00A61BC1" w:rsidP="00A61BC1">
      <w:pPr>
        <w:widowControl/>
        <w:numPr>
          <w:ilvl w:val="1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HEV: e-CVT(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유성기어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+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제어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)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또는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클러치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+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다단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AT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결합형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5466DBD3" w14:textId="77777777" w:rsidR="00A61BC1" w:rsidRPr="00A61BC1" w:rsidRDefault="00A61BC1" w:rsidP="00A61BC1">
      <w:pPr>
        <w:widowControl/>
        <w:numPr>
          <w:ilvl w:val="0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손실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대략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</w:p>
    <w:p w14:paraId="090C0459" w14:textId="77777777" w:rsidR="00A61BC1" w:rsidRPr="00A61BC1" w:rsidRDefault="00A61BC1" w:rsidP="00A61BC1">
      <w:pPr>
        <w:widowControl/>
        <w:numPr>
          <w:ilvl w:val="1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: HEV &gt; ICE &gt;&gt; EV</w:t>
      </w:r>
    </w:p>
    <w:p w14:paraId="2D0F83E1" w14:textId="77777777" w:rsidR="00A61BC1" w:rsidRPr="00A61BC1" w:rsidRDefault="00A61BC1" w:rsidP="00A61BC1">
      <w:pPr>
        <w:widowControl/>
        <w:numPr>
          <w:ilvl w:val="1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손실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: ICE(10</w:t>
      </w:r>
      <w:del w:id="0" w:author="Unknown">
        <w:r w:rsidRPr="00A61BC1">
          <w:rPr>
            <w:rFonts w:ascii="inherit" w:eastAsia="굴림" w:hAnsi="inherit" w:cs="굴림"/>
            <w:color w:val="333333"/>
            <w:kern w:val="0"/>
            <w:sz w:val="20"/>
            <w:szCs w:val="20"/>
            <w:bdr w:val="none" w:sz="0" w:space="0" w:color="auto" w:frame="1"/>
            <w14:ligatures w14:val="none"/>
          </w:rPr>
          <w:delText>15%) &gt; HEV(8</w:delText>
        </w:r>
      </w:del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12%) &gt; EV(3~5%)</w:t>
      </w:r>
    </w:p>
    <w:p w14:paraId="47431565" w14:textId="77777777" w:rsidR="00A61BC1" w:rsidRPr="00A61BC1" w:rsidRDefault="00A61BC1" w:rsidP="00A61BC1">
      <w:pPr>
        <w:widowControl/>
        <w:numPr>
          <w:ilvl w:val="0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저속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응답성</w:t>
      </w:r>
    </w:p>
    <w:p w14:paraId="7398A88B" w14:textId="77777777" w:rsidR="00A61BC1" w:rsidRPr="00A61BC1" w:rsidRDefault="00A61BC1" w:rsidP="00A61BC1">
      <w:pPr>
        <w:widowControl/>
        <w:numPr>
          <w:ilvl w:val="1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EV &gt; HEV &gt; ICE</w:t>
      </w:r>
    </w:p>
    <w:p w14:paraId="4286C911" w14:textId="77777777" w:rsidR="00A61BC1" w:rsidRPr="00A61BC1" w:rsidRDefault="00A61BC1" w:rsidP="00A61BC1">
      <w:pPr>
        <w:widowControl/>
        <w:numPr>
          <w:ilvl w:val="0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유지보수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·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신뢰성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구동계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기준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</w:p>
    <w:p w14:paraId="47DC72A8" w14:textId="77777777" w:rsidR="00A61BC1" w:rsidRPr="00A61BC1" w:rsidRDefault="00A61BC1" w:rsidP="00A61BC1">
      <w:pPr>
        <w:widowControl/>
        <w:numPr>
          <w:ilvl w:val="1"/>
          <w:numId w:val="27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EV(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단순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 &gt; ICE &gt; HEV(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부품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·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인터페이스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많음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</w:p>
    <w:p w14:paraId="6F277CEE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설계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관점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결론</w:t>
      </w:r>
    </w:p>
    <w:p w14:paraId="58F0B7DC" w14:textId="77777777" w:rsidR="00A61BC1" w:rsidRPr="00A61BC1" w:rsidRDefault="00A61BC1" w:rsidP="00A61BC1">
      <w:pPr>
        <w:widowControl/>
        <w:numPr>
          <w:ilvl w:val="0"/>
          <w:numId w:val="28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ICE: 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기어로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까다로운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엔진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보정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”</w:t>
      </w:r>
    </w:p>
    <w:p w14:paraId="25CA6770" w14:textId="77777777" w:rsidR="00A61BC1" w:rsidRPr="00A61BC1" w:rsidRDefault="00A61BC1" w:rsidP="00A61BC1">
      <w:pPr>
        <w:widowControl/>
        <w:numPr>
          <w:ilvl w:val="0"/>
          <w:numId w:val="28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EV: 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모터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특성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덕분에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기계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최소화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”</w:t>
      </w:r>
    </w:p>
    <w:p w14:paraId="60EEF878" w14:textId="77777777" w:rsidR="00A61BC1" w:rsidRPr="00A61BC1" w:rsidRDefault="00A61BC1" w:rsidP="00A61BC1">
      <w:pPr>
        <w:widowControl/>
        <w:numPr>
          <w:ilvl w:val="0"/>
          <w:numId w:val="28"/>
        </w:numPr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HEV: 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유성기어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+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전동기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제어로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세계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최적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혼합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대신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복잡도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↑)”</w:t>
      </w:r>
    </w:p>
    <w:p w14:paraId="4ABF0A0E" w14:textId="77777777" w:rsidR="00A61BC1" w:rsidRPr="00A61BC1" w:rsidRDefault="00A61BC1" w:rsidP="00A61BC1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</w:pP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아주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따라오셨습니다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!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원하시면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유성기어의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속도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-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토크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관계나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e-CVT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제어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개념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(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예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: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태양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/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링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회전수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결합식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)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을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도식으로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깊게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풀어드릴게요</w:t>
      </w:r>
      <w:r w:rsidRPr="00A61BC1">
        <w:rPr>
          <w:rFonts w:ascii="inherit" w:eastAsia="굴림" w:hAnsi="inherit" w:cs="굴림"/>
          <w:color w:val="333333"/>
          <w:kern w:val="0"/>
          <w:sz w:val="20"/>
          <w:szCs w:val="20"/>
          <w14:ligatures w14:val="none"/>
        </w:rPr>
        <w:t>.</w:t>
      </w:r>
    </w:p>
    <w:p w14:paraId="1DF19B99" w14:textId="77777777" w:rsidR="00A61BC1" w:rsidRPr="00A61BC1" w:rsidRDefault="00A61BC1" w:rsidP="00A61BC1">
      <w:pPr>
        <w:widowControl/>
        <w:wordWrap/>
        <w:autoSpaceDE/>
        <w:autoSpaceDN/>
        <w:spacing w:after="0"/>
        <w:textAlignment w:val="baseline"/>
        <w:rPr>
          <w:rFonts w:ascii="inherit" w:eastAsia="굴림" w:hAnsi="inherit" w:cs="굴림"/>
          <w:color w:val="000000"/>
          <w:kern w:val="0"/>
          <w:sz w:val="24"/>
          <w14:ligatures w14:val="none"/>
        </w:rPr>
      </w:pPr>
      <w:r w:rsidRPr="00A61BC1">
        <w:rPr>
          <w:rFonts w:ascii="Apple Color Emoji" w:eastAsia="굴림" w:hAnsi="Apple Color Emoji" w:cs="Apple Color Emoji"/>
          <w:color w:val="000000"/>
          <w:kern w:val="0"/>
          <w:sz w:val="24"/>
          <w14:ligatures w14:val="none"/>
        </w:rPr>
        <w:t>📋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 xml:space="preserve"> </w:t>
      </w:r>
      <w:r w:rsidRPr="00A61BC1">
        <w:rPr>
          <w:rFonts w:ascii="inherit" w:eastAsia="굴림" w:hAnsi="inherit" w:cs="굴림"/>
          <w:color w:val="000000"/>
          <w:kern w:val="0"/>
          <w:sz w:val="24"/>
          <w14:ligatures w14:val="none"/>
        </w:rPr>
        <w:t>복사</w:t>
      </w:r>
    </w:p>
    <w:p w14:paraId="71DFFEA2" w14:textId="77777777" w:rsidR="00A61BC1" w:rsidRDefault="00A61BC1"/>
    <w:sectPr w:rsidR="00A61BC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89D"/>
    <w:multiLevelType w:val="multilevel"/>
    <w:tmpl w:val="91B4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A7674"/>
    <w:multiLevelType w:val="multilevel"/>
    <w:tmpl w:val="2DE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64B89"/>
    <w:multiLevelType w:val="multilevel"/>
    <w:tmpl w:val="F71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65111"/>
    <w:multiLevelType w:val="multilevel"/>
    <w:tmpl w:val="67B853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64B98"/>
    <w:multiLevelType w:val="multilevel"/>
    <w:tmpl w:val="76E0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77CD3"/>
    <w:multiLevelType w:val="multilevel"/>
    <w:tmpl w:val="F254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21736"/>
    <w:multiLevelType w:val="multilevel"/>
    <w:tmpl w:val="3BE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4339B"/>
    <w:multiLevelType w:val="multilevel"/>
    <w:tmpl w:val="F75C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8364D"/>
    <w:multiLevelType w:val="multilevel"/>
    <w:tmpl w:val="EC1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F5D55"/>
    <w:multiLevelType w:val="multilevel"/>
    <w:tmpl w:val="AB2C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F62BF"/>
    <w:multiLevelType w:val="multilevel"/>
    <w:tmpl w:val="F7E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72BFB"/>
    <w:multiLevelType w:val="multilevel"/>
    <w:tmpl w:val="F2EC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D3502"/>
    <w:multiLevelType w:val="multilevel"/>
    <w:tmpl w:val="7FF2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22153"/>
    <w:multiLevelType w:val="multilevel"/>
    <w:tmpl w:val="6CB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256FC"/>
    <w:multiLevelType w:val="multilevel"/>
    <w:tmpl w:val="84B4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C4012"/>
    <w:multiLevelType w:val="multilevel"/>
    <w:tmpl w:val="7838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769D3"/>
    <w:multiLevelType w:val="multilevel"/>
    <w:tmpl w:val="253E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C2DD7"/>
    <w:multiLevelType w:val="multilevel"/>
    <w:tmpl w:val="9524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E3DD5"/>
    <w:multiLevelType w:val="multilevel"/>
    <w:tmpl w:val="B9AA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A68E6"/>
    <w:multiLevelType w:val="multilevel"/>
    <w:tmpl w:val="0E00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E4862"/>
    <w:multiLevelType w:val="multilevel"/>
    <w:tmpl w:val="5008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F1A6A"/>
    <w:multiLevelType w:val="multilevel"/>
    <w:tmpl w:val="1228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6630C4"/>
    <w:multiLevelType w:val="multilevel"/>
    <w:tmpl w:val="04B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249A9"/>
    <w:multiLevelType w:val="multilevel"/>
    <w:tmpl w:val="18B8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B281D"/>
    <w:multiLevelType w:val="multilevel"/>
    <w:tmpl w:val="27C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F54B6"/>
    <w:multiLevelType w:val="multilevel"/>
    <w:tmpl w:val="0570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6759E"/>
    <w:multiLevelType w:val="multilevel"/>
    <w:tmpl w:val="1E8E91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BE56DD"/>
    <w:multiLevelType w:val="multilevel"/>
    <w:tmpl w:val="550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772581">
    <w:abstractNumId w:val="23"/>
  </w:num>
  <w:num w:numId="2" w16cid:durableId="772477849">
    <w:abstractNumId w:val="1"/>
  </w:num>
  <w:num w:numId="3" w16cid:durableId="1451390908">
    <w:abstractNumId w:val="2"/>
  </w:num>
  <w:num w:numId="4" w16cid:durableId="1104039068">
    <w:abstractNumId w:val="7"/>
  </w:num>
  <w:num w:numId="5" w16cid:durableId="337001934">
    <w:abstractNumId w:val="12"/>
  </w:num>
  <w:num w:numId="6" w16cid:durableId="1176505991">
    <w:abstractNumId w:val="16"/>
  </w:num>
  <w:num w:numId="7" w16cid:durableId="326250675">
    <w:abstractNumId w:val="17"/>
  </w:num>
  <w:num w:numId="8" w16cid:durableId="1775126821">
    <w:abstractNumId w:val="27"/>
  </w:num>
  <w:num w:numId="9" w16cid:durableId="1689675093">
    <w:abstractNumId w:val="14"/>
  </w:num>
  <w:num w:numId="10" w16cid:durableId="806894403">
    <w:abstractNumId w:val="10"/>
  </w:num>
  <w:num w:numId="11" w16cid:durableId="244731594">
    <w:abstractNumId w:val="4"/>
  </w:num>
  <w:num w:numId="12" w16cid:durableId="1802989643">
    <w:abstractNumId w:val="15"/>
  </w:num>
  <w:num w:numId="13" w16cid:durableId="2046175817">
    <w:abstractNumId w:val="9"/>
  </w:num>
  <w:num w:numId="14" w16cid:durableId="36318394">
    <w:abstractNumId w:val="22"/>
  </w:num>
  <w:num w:numId="15" w16cid:durableId="1431510184">
    <w:abstractNumId w:val="6"/>
  </w:num>
  <w:num w:numId="16" w16cid:durableId="2002198417">
    <w:abstractNumId w:val="5"/>
  </w:num>
  <w:num w:numId="17" w16cid:durableId="980579553">
    <w:abstractNumId w:val="13"/>
  </w:num>
  <w:num w:numId="18" w16cid:durableId="2053310784">
    <w:abstractNumId w:val="11"/>
  </w:num>
  <w:num w:numId="19" w16cid:durableId="1942225146">
    <w:abstractNumId w:val="0"/>
  </w:num>
  <w:num w:numId="20" w16cid:durableId="2135754687">
    <w:abstractNumId w:val="8"/>
  </w:num>
  <w:num w:numId="21" w16cid:durableId="489828043">
    <w:abstractNumId w:val="21"/>
  </w:num>
  <w:num w:numId="22" w16cid:durableId="1768892168">
    <w:abstractNumId w:val="20"/>
  </w:num>
  <w:num w:numId="23" w16cid:durableId="277446540">
    <w:abstractNumId w:val="3"/>
  </w:num>
  <w:num w:numId="24" w16cid:durableId="1426339402">
    <w:abstractNumId w:val="19"/>
  </w:num>
  <w:num w:numId="25" w16cid:durableId="991494352">
    <w:abstractNumId w:val="26"/>
  </w:num>
  <w:num w:numId="26" w16cid:durableId="90666227">
    <w:abstractNumId w:val="18"/>
  </w:num>
  <w:num w:numId="27" w16cid:durableId="1921331909">
    <w:abstractNumId w:val="24"/>
  </w:num>
  <w:num w:numId="28" w16cid:durableId="38137258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C1"/>
    <w:rsid w:val="007668F8"/>
    <w:rsid w:val="00823EA3"/>
    <w:rsid w:val="00A6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1E39"/>
  <w15:chartTrackingRefBased/>
  <w15:docId w15:val="{69AA568A-B9D3-D04C-8220-378194E1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1B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61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61B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1B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1B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1B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1B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1B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1B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1B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61B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61B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1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1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1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1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1B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1B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1B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1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1B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1B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1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1B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1B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1B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1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1B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1BC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A61BC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A61BC1"/>
    <w:rPr>
      <w:b/>
      <w:bCs/>
    </w:rPr>
  </w:style>
  <w:style w:type="character" w:styleId="HTML">
    <w:name w:val="HTML Code"/>
    <w:basedOn w:val="a0"/>
    <w:uiPriority w:val="99"/>
    <w:semiHidden/>
    <w:unhideWhenUsed/>
    <w:rsid w:val="00A61BC1"/>
    <w:rPr>
      <w:rFonts w:ascii="굴림체" w:eastAsia="굴림체" w:hAnsi="굴림체" w:cs="굴림체"/>
      <w:sz w:val="24"/>
      <w:szCs w:val="24"/>
    </w:rPr>
  </w:style>
  <w:style w:type="character" w:customStyle="1" w:styleId="apple-converted-space">
    <w:name w:val="apple-converted-space"/>
    <w:basedOn w:val="a0"/>
    <w:rsid w:val="00A61BC1"/>
  </w:style>
  <w:style w:type="paragraph" w:styleId="HTML0">
    <w:name w:val="HTML Preformatted"/>
    <w:basedOn w:val="a"/>
    <w:link w:val="HTMLChar"/>
    <w:uiPriority w:val="99"/>
    <w:semiHidden/>
    <w:unhideWhenUsed/>
    <w:rsid w:val="00A61BC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A61BC1"/>
    <w:rPr>
      <w:rFonts w:ascii="굴림체" w:eastAsia="굴림체" w:hAnsi="굴림체" w:cs="굴림체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1105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김범근</dc:creator>
  <cp:keywords/>
  <dc:description/>
  <cp:lastModifiedBy>김범근</cp:lastModifiedBy>
  <cp:revision>1</cp:revision>
  <dcterms:created xsi:type="dcterms:W3CDTF">2026-06-22T13:48:00Z</dcterms:created>
  <dcterms:modified xsi:type="dcterms:W3CDTF">2026-06-22T13:48:00Z</dcterms:modified>
</cp:coreProperties>
</file>